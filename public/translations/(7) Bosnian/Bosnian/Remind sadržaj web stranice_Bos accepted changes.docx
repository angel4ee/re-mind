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F2C1F0F" w:rsidR="008A7085" w:rsidRDefault="00C03853">
      <w:pPr>
        <w:spacing w:after="160" w:line="278" w:lineRule="auto"/>
        <w:jc w:val="center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Sadržaj web-stranice</w:t>
      </w:r>
      <w:r w:rsidR="00615DD3">
        <w:rPr>
          <w:rFonts w:ascii="Aptos" w:eastAsia="Aptos" w:hAnsi="Aptos" w:cs="Aptos"/>
          <w:b/>
          <w:bCs/>
          <w:sz w:val="24"/>
          <w:szCs w:val="24"/>
        </w:rPr>
        <w:t xml:space="preserve"> projekta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 RE-MIND</w:t>
      </w:r>
      <w:r>
        <w:rPr>
          <w:rFonts w:ascii="Aptos" w:eastAsia="Aptos" w:hAnsi="Aptos" w:cs="Aptos"/>
          <w:b/>
          <w:bCs/>
          <w:sz w:val="24"/>
          <w:szCs w:val="24"/>
        </w:rPr>
        <w:br/>
      </w:r>
    </w:p>
    <w:p w14:paraId="30CFB7B3" w14:textId="77777777" w:rsidR="001A5191" w:rsidRPr="001A5191" w:rsidRDefault="00FB637B" w:rsidP="002F02B9">
      <w:pPr>
        <w:numPr>
          <w:ilvl w:val="0"/>
          <w:numId w:val="2"/>
        </w:numPr>
        <w:spacing w:line="27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1A5191">
        <w:rPr>
          <w:rFonts w:ascii="Aptos" w:eastAsia="Aptos" w:hAnsi="Aptos" w:cs="Aptos"/>
          <w:b/>
          <w:bCs/>
          <w:sz w:val="24"/>
          <w:szCs w:val="24"/>
        </w:rPr>
        <w:t xml:space="preserve">O projektu </w:t>
      </w:r>
    </w:p>
    <w:p w14:paraId="00000002" w14:textId="0DDBB969" w:rsidR="008A7085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br/>
        <w:t xml:space="preserve">RE-MIND je </w:t>
      </w:r>
      <w:r w:rsidR="00AD3E74">
        <w:rPr>
          <w:rFonts w:ascii="Aptos" w:eastAsia="Aptos" w:hAnsi="Aptos" w:cs="Aptos"/>
          <w:sz w:val="24"/>
          <w:szCs w:val="24"/>
        </w:rPr>
        <w:t>projekt saradnje u okviru programa</w:t>
      </w:r>
      <w:r>
        <w:rPr>
          <w:rFonts w:ascii="Aptos" w:eastAsia="Aptos" w:hAnsi="Aptos" w:cs="Aptos"/>
          <w:sz w:val="24"/>
          <w:szCs w:val="24"/>
        </w:rPr>
        <w:t xml:space="preserve"> Kreativn</w:t>
      </w:r>
      <w:r w:rsidR="00FB637B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 Evrop</w:t>
      </w:r>
      <w:r w:rsidR="00FB637B">
        <w:rPr>
          <w:rFonts w:ascii="Aptos" w:eastAsia="Aptos" w:hAnsi="Aptos" w:cs="Aptos"/>
          <w:sz w:val="24"/>
          <w:szCs w:val="24"/>
        </w:rPr>
        <w:t>a</w:t>
      </w:r>
      <w:r w:rsidR="00615DD3">
        <w:rPr>
          <w:rFonts w:ascii="Aptos" w:eastAsia="Aptos" w:hAnsi="Aptos" w:cs="Aptos"/>
          <w:sz w:val="24"/>
          <w:szCs w:val="24"/>
        </w:rPr>
        <w:t>,</w:t>
      </w:r>
      <w:r>
        <w:rPr>
          <w:rFonts w:ascii="Aptos" w:eastAsia="Aptos" w:hAnsi="Aptos" w:cs="Aptos"/>
          <w:sz w:val="24"/>
          <w:szCs w:val="24"/>
        </w:rPr>
        <w:t xml:space="preserve"> posvećen reinterpretaciji uloge muzeja u današnjem digitalno povezanom svijetu. Kako kulturne institucije sve više prihvataju tehnologiju, posjetioci </w:t>
      </w:r>
      <w:r w:rsidR="00AD3E74">
        <w:rPr>
          <w:rFonts w:ascii="Aptos" w:eastAsia="Aptos" w:hAnsi="Aptos" w:cs="Aptos"/>
          <w:sz w:val="24"/>
          <w:szCs w:val="24"/>
        </w:rPr>
        <w:t xml:space="preserve">se </w:t>
      </w:r>
      <w:r>
        <w:rPr>
          <w:rFonts w:ascii="Aptos" w:eastAsia="Aptos" w:hAnsi="Aptos" w:cs="Aptos"/>
          <w:sz w:val="24"/>
          <w:szCs w:val="24"/>
        </w:rPr>
        <w:t xml:space="preserve">često </w:t>
      </w:r>
      <w:r w:rsidR="00AD3E74">
        <w:rPr>
          <w:rFonts w:ascii="Aptos" w:eastAsia="Aptos" w:hAnsi="Aptos" w:cs="Aptos"/>
          <w:sz w:val="24"/>
          <w:szCs w:val="24"/>
        </w:rPr>
        <w:t>suočavaju s</w:t>
      </w:r>
      <w:r>
        <w:rPr>
          <w:rFonts w:ascii="Aptos" w:eastAsia="Aptos" w:hAnsi="Aptos" w:cs="Aptos"/>
          <w:sz w:val="24"/>
          <w:szCs w:val="24"/>
        </w:rPr>
        <w:t xml:space="preserve"> digitalni</w:t>
      </w:r>
      <w:r w:rsidR="00AD3E74">
        <w:rPr>
          <w:rFonts w:ascii="Aptos" w:eastAsia="Aptos" w:hAnsi="Aptos" w:cs="Aptos"/>
          <w:sz w:val="24"/>
          <w:szCs w:val="24"/>
        </w:rPr>
        <w:t>m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AD3E74">
        <w:rPr>
          <w:rFonts w:ascii="Aptos" w:eastAsia="Aptos" w:hAnsi="Aptos" w:cs="Aptos"/>
          <w:sz w:val="24"/>
          <w:szCs w:val="24"/>
        </w:rPr>
        <w:t>za</w:t>
      </w:r>
      <w:r>
        <w:rPr>
          <w:rFonts w:ascii="Aptos" w:eastAsia="Aptos" w:hAnsi="Aptos" w:cs="Aptos"/>
          <w:sz w:val="24"/>
          <w:szCs w:val="24"/>
        </w:rPr>
        <w:t>mor</w:t>
      </w:r>
      <w:r w:rsidR="00AD3E74">
        <w:rPr>
          <w:rFonts w:ascii="Aptos" w:eastAsia="Aptos" w:hAnsi="Aptos" w:cs="Aptos"/>
          <w:sz w:val="24"/>
          <w:szCs w:val="24"/>
        </w:rPr>
        <w:t>om</w:t>
      </w:r>
      <w:r>
        <w:rPr>
          <w:rFonts w:ascii="Aptos" w:eastAsia="Aptos" w:hAnsi="Aptos" w:cs="Aptos"/>
          <w:sz w:val="24"/>
          <w:szCs w:val="24"/>
        </w:rPr>
        <w:t xml:space="preserve">, </w:t>
      </w:r>
      <w:r w:rsidR="00030E20">
        <w:rPr>
          <w:rFonts w:ascii="Aptos" w:eastAsia="Aptos" w:hAnsi="Aptos" w:cs="Aptos"/>
          <w:sz w:val="24"/>
          <w:szCs w:val="24"/>
        </w:rPr>
        <w:t xml:space="preserve">senzornim </w:t>
      </w:r>
      <w:r w:rsidR="00AD3E74">
        <w:rPr>
          <w:rFonts w:ascii="Aptos" w:eastAsia="Aptos" w:hAnsi="Aptos" w:cs="Aptos"/>
          <w:sz w:val="24"/>
          <w:szCs w:val="24"/>
        </w:rPr>
        <w:t>preopterećen</w:t>
      </w:r>
      <w:r w:rsidR="00030E20">
        <w:rPr>
          <w:rFonts w:ascii="Aptos" w:eastAsia="Aptos" w:hAnsi="Aptos" w:cs="Aptos"/>
          <w:sz w:val="24"/>
          <w:szCs w:val="24"/>
        </w:rPr>
        <w:t>jem</w:t>
      </w:r>
      <w:r>
        <w:rPr>
          <w:rFonts w:ascii="Aptos" w:eastAsia="Aptos" w:hAnsi="Aptos" w:cs="Aptos"/>
          <w:sz w:val="24"/>
          <w:szCs w:val="24"/>
        </w:rPr>
        <w:t xml:space="preserve"> i rastući</w:t>
      </w:r>
      <w:r w:rsidR="00AD3E74">
        <w:rPr>
          <w:rFonts w:ascii="Aptos" w:eastAsia="Aptos" w:hAnsi="Aptos" w:cs="Aptos"/>
          <w:sz w:val="24"/>
          <w:szCs w:val="24"/>
        </w:rPr>
        <w:t>m</w:t>
      </w:r>
      <w:r>
        <w:rPr>
          <w:rFonts w:ascii="Aptos" w:eastAsia="Aptos" w:hAnsi="Aptos" w:cs="Aptos"/>
          <w:sz w:val="24"/>
          <w:szCs w:val="24"/>
        </w:rPr>
        <w:t xml:space="preserve"> osjećaj</w:t>
      </w:r>
      <w:r w:rsidR="00AD3E74">
        <w:rPr>
          <w:rFonts w:ascii="Aptos" w:eastAsia="Aptos" w:hAnsi="Aptos" w:cs="Aptos"/>
          <w:sz w:val="24"/>
          <w:szCs w:val="24"/>
        </w:rPr>
        <w:t>em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AD3E74">
        <w:rPr>
          <w:rFonts w:ascii="Aptos" w:eastAsia="Aptos" w:hAnsi="Aptos" w:cs="Aptos"/>
          <w:sz w:val="24"/>
          <w:szCs w:val="24"/>
        </w:rPr>
        <w:t>otuđenosti</w:t>
      </w:r>
      <w:r>
        <w:rPr>
          <w:rFonts w:ascii="Aptos" w:eastAsia="Aptos" w:hAnsi="Aptos" w:cs="Aptos"/>
          <w:sz w:val="24"/>
          <w:szCs w:val="24"/>
        </w:rPr>
        <w:t xml:space="preserve">. RE-MIND odgovara na ove izazove promovisanjem </w:t>
      </w:r>
      <w:r w:rsidR="005F3557">
        <w:rPr>
          <w:rFonts w:ascii="Aptos" w:eastAsia="Aptos" w:hAnsi="Aptos" w:cs="Aptos"/>
          <w:sz w:val="24"/>
          <w:szCs w:val="24"/>
        </w:rPr>
        <w:t>svjesne prisutnosti</w:t>
      </w:r>
      <w:r w:rsidR="004307E6">
        <w:rPr>
          <w:rFonts w:ascii="Aptos" w:eastAsia="Aptos" w:hAnsi="Aptos" w:cs="Aptos"/>
          <w:sz w:val="24"/>
          <w:szCs w:val="24"/>
        </w:rPr>
        <w:t xml:space="preserve"> (mindfulness)</w:t>
      </w:r>
      <w:r>
        <w:rPr>
          <w:rFonts w:ascii="Aptos" w:eastAsia="Aptos" w:hAnsi="Aptos" w:cs="Aptos"/>
          <w:sz w:val="24"/>
          <w:szCs w:val="24"/>
        </w:rPr>
        <w:t>, dobrobiti</w:t>
      </w:r>
      <w:r w:rsidR="004307E6">
        <w:rPr>
          <w:rFonts w:ascii="Aptos" w:eastAsia="Aptos" w:hAnsi="Aptos" w:cs="Aptos"/>
          <w:sz w:val="24"/>
          <w:szCs w:val="24"/>
        </w:rPr>
        <w:t xml:space="preserve"> (wellbeing)</w:t>
      </w:r>
      <w:r>
        <w:rPr>
          <w:rFonts w:ascii="Aptos" w:eastAsia="Aptos" w:hAnsi="Aptos" w:cs="Aptos"/>
          <w:sz w:val="24"/>
          <w:szCs w:val="24"/>
        </w:rPr>
        <w:t xml:space="preserve"> i smislenog angažmana u</w:t>
      </w:r>
      <w:r w:rsidR="009C44B1"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sz w:val="24"/>
          <w:szCs w:val="24"/>
        </w:rPr>
        <w:t>muzejsk</w:t>
      </w:r>
      <w:r w:rsidR="009C44B1">
        <w:rPr>
          <w:rFonts w:ascii="Aptos" w:eastAsia="Aptos" w:hAnsi="Aptos" w:cs="Aptos"/>
          <w:sz w:val="24"/>
          <w:szCs w:val="24"/>
        </w:rPr>
        <w:t>i</w:t>
      </w:r>
      <w:r w:rsidR="005F3557">
        <w:rPr>
          <w:rFonts w:ascii="Aptos" w:eastAsia="Aptos" w:hAnsi="Aptos" w:cs="Aptos"/>
          <w:sz w:val="24"/>
          <w:szCs w:val="24"/>
        </w:rPr>
        <w:t>m</w:t>
      </w:r>
      <w:r>
        <w:rPr>
          <w:rFonts w:ascii="Aptos" w:eastAsia="Aptos" w:hAnsi="Aptos" w:cs="Aptos"/>
          <w:sz w:val="24"/>
          <w:szCs w:val="24"/>
        </w:rPr>
        <w:t xml:space="preserve"> okruženj</w:t>
      </w:r>
      <w:r w:rsidR="009C44B1">
        <w:rPr>
          <w:rFonts w:ascii="Aptos" w:eastAsia="Aptos" w:hAnsi="Aptos" w:cs="Aptos"/>
          <w:sz w:val="24"/>
          <w:szCs w:val="24"/>
        </w:rPr>
        <w:t>ima</w:t>
      </w:r>
      <w:r>
        <w:rPr>
          <w:rFonts w:ascii="Aptos" w:eastAsia="Aptos" w:hAnsi="Aptos" w:cs="Aptos"/>
          <w:sz w:val="24"/>
          <w:szCs w:val="24"/>
        </w:rPr>
        <w:t xml:space="preserve">. Projekt nastoji transformisati muzeje u gostoljubive prostore </w:t>
      </w:r>
      <w:r w:rsidR="005F3557">
        <w:rPr>
          <w:rFonts w:ascii="Aptos" w:eastAsia="Aptos" w:hAnsi="Aptos" w:cs="Aptos"/>
          <w:sz w:val="24"/>
          <w:szCs w:val="24"/>
        </w:rPr>
        <w:t>u kojima</w:t>
      </w:r>
      <w:r>
        <w:rPr>
          <w:rFonts w:ascii="Aptos" w:eastAsia="Aptos" w:hAnsi="Aptos" w:cs="Aptos"/>
          <w:sz w:val="24"/>
          <w:szCs w:val="24"/>
        </w:rPr>
        <w:t xml:space="preserve"> posjetioci mogu usporiti, dublje se povezati s kulturom i uživati ​​u obogaćujućim iskustvima koja podržavaju i emocionaln</w:t>
      </w:r>
      <w:r w:rsidR="004B021D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4B021D">
        <w:rPr>
          <w:rFonts w:ascii="Aptos" w:eastAsia="Aptos" w:hAnsi="Aptos" w:cs="Aptos"/>
          <w:sz w:val="24"/>
          <w:szCs w:val="24"/>
        </w:rPr>
        <w:t xml:space="preserve">dobrobit </w:t>
      </w:r>
      <w:r>
        <w:rPr>
          <w:rFonts w:ascii="Aptos" w:eastAsia="Aptos" w:hAnsi="Aptos" w:cs="Aptos"/>
          <w:sz w:val="24"/>
          <w:szCs w:val="24"/>
        </w:rPr>
        <w:t>i cjeloživotno učenje.</w:t>
      </w:r>
    </w:p>
    <w:p w14:paraId="225CFD4D" w14:textId="0489EFFE" w:rsidR="00615DD3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Kroz saradnju partnera iz Sjeverne Makedonije, Srbije, Italije, Hrvatske, Poljske, Slovenije i Bosne i Hercegovine, RE-MIND razvija inovativne pristupe međugeneracijskom </w:t>
      </w:r>
      <w:r w:rsidR="005F3557">
        <w:rPr>
          <w:rFonts w:ascii="Aptos" w:eastAsia="Aptos" w:hAnsi="Aptos" w:cs="Aptos"/>
          <w:sz w:val="24"/>
          <w:szCs w:val="24"/>
        </w:rPr>
        <w:t xml:space="preserve">uključivanju </w:t>
      </w:r>
      <w:r>
        <w:rPr>
          <w:rFonts w:ascii="Aptos" w:eastAsia="Aptos" w:hAnsi="Aptos" w:cs="Aptos"/>
          <w:sz w:val="24"/>
          <w:szCs w:val="24"/>
        </w:rPr>
        <w:t xml:space="preserve">publike. Projekt okuplja muzejske stručnjake, edukatore, djecu, mlade i odrasle </w:t>
      </w:r>
      <w:r w:rsidR="009C44B1">
        <w:rPr>
          <w:rFonts w:ascii="Aptos" w:eastAsia="Aptos" w:hAnsi="Aptos" w:cs="Aptos"/>
          <w:sz w:val="24"/>
          <w:szCs w:val="24"/>
        </w:rPr>
        <w:t xml:space="preserve">osobe </w:t>
      </w:r>
      <w:r>
        <w:rPr>
          <w:rFonts w:ascii="Aptos" w:eastAsia="Aptos" w:hAnsi="Aptos" w:cs="Aptos"/>
          <w:sz w:val="24"/>
          <w:szCs w:val="24"/>
        </w:rPr>
        <w:t xml:space="preserve">kako bi zajednički stvorili novi model </w:t>
      </w:r>
      <w:r w:rsidR="00CB667B">
        <w:rPr>
          <w:rFonts w:ascii="Aptos" w:eastAsia="Aptos" w:hAnsi="Aptos" w:cs="Aptos"/>
          <w:sz w:val="24"/>
          <w:szCs w:val="24"/>
        </w:rPr>
        <w:t>„</w:t>
      </w:r>
      <w:r w:rsidR="00615DD3">
        <w:rPr>
          <w:rFonts w:ascii="Aptos" w:eastAsia="Aptos" w:hAnsi="Aptos" w:cs="Aptos"/>
          <w:sz w:val="24"/>
          <w:szCs w:val="24"/>
        </w:rPr>
        <w:t>Svjesnog muzeja</w:t>
      </w:r>
      <w:r w:rsidR="00CB667B">
        <w:rPr>
          <w:rFonts w:ascii="Aptos" w:eastAsia="Aptos" w:hAnsi="Aptos" w:cs="Aptos"/>
          <w:sz w:val="24"/>
          <w:szCs w:val="24"/>
        </w:rPr>
        <w:t>“</w:t>
      </w:r>
      <w:r w:rsidR="005F3557">
        <w:rPr>
          <w:rFonts w:ascii="Aptos" w:eastAsia="Aptos" w:hAnsi="Aptos" w:cs="Aptos"/>
          <w:sz w:val="24"/>
          <w:szCs w:val="24"/>
        </w:rPr>
        <w:t xml:space="preserve"> (</w:t>
      </w:r>
      <w:r>
        <w:rPr>
          <w:rFonts w:ascii="Aptos" w:eastAsia="Aptos" w:hAnsi="Aptos" w:cs="Aptos"/>
          <w:sz w:val="24"/>
          <w:szCs w:val="24"/>
        </w:rPr>
        <w:t>Mindful Museum</w:t>
      </w:r>
      <w:r w:rsidR="005F3557">
        <w:rPr>
          <w:rFonts w:ascii="Aptos" w:eastAsia="Aptos" w:hAnsi="Aptos" w:cs="Aptos"/>
          <w:sz w:val="24"/>
          <w:szCs w:val="24"/>
        </w:rPr>
        <w:t>)</w:t>
      </w:r>
      <w:r>
        <w:rPr>
          <w:rFonts w:ascii="Aptos" w:eastAsia="Aptos" w:hAnsi="Aptos" w:cs="Aptos"/>
          <w:sz w:val="24"/>
          <w:szCs w:val="24"/>
        </w:rPr>
        <w:t xml:space="preserve"> koji podstiče inkluziju, empatiju, radoznalost i povezanost. </w:t>
      </w:r>
      <w:r w:rsidR="005F3557">
        <w:rPr>
          <w:rFonts w:ascii="Aptos" w:eastAsia="Aptos" w:hAnsi="Aptos" w:cs="Aptos"/>
          <w:sz w:val="24"/>
          <w:szCs w:val="24"/>
        </w:rPr>
        <w:t>Kroz</w:t>
      </w:r>
      <w:r>
        <w:rPr>
          <w:rFonts w:ascii="Aptos" w:eastAsia="Aptos" w:hAnsi="Aptos" w:cs="Aptos"/>
          <w:sz w:val="24"/>
          <w:szCs w:val="24"/>
        </w:rPr>
        <w:t xml:space="preserve"> obuk</w:t>
      </w:r>
      <w:r w:rsidR="005F3557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, praktične alate, radionice i održivu mrežu institucija učesnica, </w:t>
      </w:r>
      <w:r w:rsidR="005F3557">
        <w:rPr>
          <w:rFonts w:ascii="Aptos" w:eastAsia="Aptos" w:hAnsi="Aptos" w:cs="Aptos"/>
          <w:sz w:val="24"/>
          <w:szCs w:val="24"/>
        </w:rPr>
        <w:t xml:space="preserve">cilj </w:t>
      </w:r>
      <w:r w:rsidR="00615DD3">
        <w:rPr>
          <w:rFonts w:ascii="Aptos" w:eastAsia="Aptos" w:hAnsi="Aptos" w:cs="Aptos"/>
          <w:sz w:val="24"/>
          <w:szCs w:val="24"/>
        </w:rPr>
        <w:t xml:space="preserve">projekta </w:t>
      </w:r>
      <w:r>
        <w:rPr>
          <w:rFonts w:ascii="Aptos" w:eastAsia="Aptos" w:hAnsi="Aptos" w:cs="Aptos"/>
          <w:sz w:val="24"/>
          <w:szCs w:val="24"/>
        </w:rPr>
        <w:t xml:space="preserve">RE-MIND </w:t>
      </w:r>
      <w:r w:rsidR="005F3557">
        <w:rPr>
          <w:rFonts w:ascii="Aptos" w:eastAsia="Aptos" w:hAnsi="Aptos" w:cs="Aptos"/>
          <w:sz w:val="24"/>
          <w:szCs w:val="24"/>
        </w:rPr>
        <w:t>je</w:t>
      </w:r>
      <w:r>
        <w:rPr>
          <w:rFonts w:ascii="Aptos" w:eastAsia="Aptos" w:hAnsi="Aptos" w:cs="Aptos"/>
          <w:sz w:val="24"/>
          <w:szCs w:val="24"/>
        </w:rPr>
        <w:t xml:space="preserve"> pomo</w:t>
      </w:r>
      <w:r w:rsidR="005F3557">
        <w:rPr>
          <w:rFonts w:ascii="Aptos" w:eastAsia="Aptos" w:hAnsi="Aptos" w:cs="Aptos"/>
          <w:sz w:val="24"/>
          <w:szCs w:val="24"/>
        </w:rPr>
        <w:t>ći</w:t>
      </w:r>
      <w:r>
        <w:rPr>
          <w:rFonts w:ascii="Aptos" w:eastAsia="Aptos" w:hAnsi="Aptos" w:cs="Aptos"/>
          <w:sz w:val="24"/>
          <w:szCs w:val="24"/>
        </w:rPr>
        <w:t xml:space="preserve"> muzejima da postanu pristupačniji, podržavajući i relevantniji za </w:t>
      </w:r>
      <w:r w:rsidR="005F3557">
        <w:rPr>
          <w:rFonts w:ascii="Aptos" w:eastAsia="Aptos" w:hAnsi="Aptos" w:cs="Aptos"/>
          <w:sz w:val="24"/>
          <w:szCs w:val="24"/>
        </w:rPr>
        <w:t>različitu</w:t>
      </w:r>
      <w:r>
        <w:rPr>
          <w:rFonts w:ascii="Aptos" w:eastAsia="Aptos" w:hAnsi="Aptos" w:cs="Aptos"/>
          <w:sz w:val="24"/>
          <w:szCs w:val="24"/>
        </w:rPr>
        <w:t xml:space="preserve"> publiku širom Evrope. </w:t>
      </w:r>
    </w:p>
    <w:p w14:paraId="6711B8D3" w14:textId="47097519" w:rsidR="005F3557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Projekt traje tri godine, počevši od 1. marta 2026. do 28. februara 2029. godine. Ukup</w:t>
      </w:r>
      <w:r w:rsidR="005F3557">
        <w:rPr>
          <w:rFonts w:ascii="Aptos" w:eastAsia="Aptos" w:hAnsi="Aptos" w:cs="Aptos"/>
          <w:sz w:val="24"/>
          <w:szCs w:val="24"/>
        </w:rPr>
        <w:t>an</w:t>
      </w:r>
      <w:r>
        <w:rPr>
          <w:rFonts w:ascii="Aptos" w:eastAsia="Aptos" w:hAnsi="Aptos" w:cs="Aptos"/>
          <w:sz w:val="24"/>
          <w:szCs w:val="24"/>
        </w:rPr>
        <w:t xml:space="preserve"> iznos bespovratnih sredstava EU dodijeljen</w:t>
      </w:r>
      <w:r w:rsidR="005F3557">
        <w:rPr>
          <w:rFonts w:ascii="Aptos" w:eastAsia="Aptos" w:hAnsi="Aptos" w:cs="Aptos"/>
          <w:sz w:val="24"/>
          <w:szCs w:val="24"/>
        </w:rPr>
        <w:t>ih</w:t>
      </w:r>
      <w:r>
        <w:rPr>
          <w:rFonts w:ascii="Aptos" w:eastAsia="Aptos" w:hAnsi="Aptos" w:cs="Aptos"/>
          <w:sz w:val="24"/>
          <w:szCs w:val="24"/>
        </w:rPr>
        <w:t xml:space="preserve"> projekt</w:t>
      </w:r>
      <w:r w:rsidR="005F3557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iznosi 781.743,28 eura.</w:t>
      </w:r>
    </w:p>
    <w:p w14:paraId="00000003" w14:textId="73C34256" w:rsidR="008A7085" w:rsidRDefault="008A7085" w:rsidP="002F02B9">
      <w:pPr>
        <w:spacing w:line="278" w:lineRule="auto"/>
        <w:ind w:left="720"/>
        <w:jc w:val="both"/>
        <w:rPr>
          <w:rFonts w:ascii="Aptos" w:eastAsia="Aptos" w:hAnsi="Aptos" w:cs="Aptos"/>
          <w:sz w:val="24"/>
          <w:szCs w:val="24"/>
        </w:rPr>
      </w:pPr>
    </w:p>
    <w:p w14:paraId="7C847A7C" w14:textId="77777777" w:rsidR="001A5191" w:rsidRDefault="00000000" w:rsidP="001A5191">
      <w:pPr>
        <w:numPr>
          <w:ilvl w:val="0"/>
          <w:numId w:val="2"/>
        </w:numPr>
        <w:spacing w:line="27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Članak o </w:t>
      </w:r>
      <w:r w:rsidR="005F3557">
        <w:rPr>
          <w:rFonts w:ascii="Aptos" w:eastAsia="Aptos" w:hAnsi="Aptos" w:cs="Aptos"/>
          <w:b/>
          <w:bCs/>
          <w:sz w:val="24"/>
          <w:szCs w:val="24"/>
        </w:rPr>
        <w:t>početnom sastanku projekta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 u Rimu</w:t>
      </w:r>
    </w:p>
    <w:p w14:paraId="274FE64C" w14:textId="015BF018" w:rsidR="001A5191" w:rsidRDefault="00000000" w:rsidP="001A5191">
      <w:pPr>
        <w:spacing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br/>
      </w:r>
      <w:r w:rsidR="005F3557">
        <w:rPr>
          <w:rFonts w:ascii="Aptos" w:eastAsia="Aptos" w:hAnsi="Aptos" w:cs="Aptos"/>
          <w:b/>
          <w:bCs/>
          <w:sz w:val="24"/>
          <w:szCs w:val="24"/>
        </w:rPr>
        <w:t>Projekt RE-MIND z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vanično pokrenut: </w:t>
      </w:r>
      <w:r w:rsidR="00615DD3">
        <w:rPr>
          <w:rFonts w:ascii="Aptos" w:eastAsia="Aptos" w:hAnsi="Aptos" w:cs="Aptos"/>
          <w:b/>
          <w:bCs/>
          <w:sz w:val="24"/>
          <w:szCs w:val="24"/>
        </w:rPr>
        <w:t>o</w:t>
      </w:r>
      <w:r>
        <w:rPr>
          <w:rFonts w:ascii="Aptos" w:eastAsia="Aptos" w:hAnsi="Aptos" w:cs="Aptos"/>
          <w:b/>
          <w:bCs/>
          <w:sz w:val="24"/>
          <w:szCs w:val="24"/>
        </w:rPr>
        <w:t>blikovanje budućnosti svjesnih muzejskih iskustava</w:t>
      </w:r>
    </w:p>
    <w:p w14:paraId="00000004" w14:textId="6F1F8576" w:rsidR="008A7085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br/>
      </w:r>
      <w:r>
        <w:rPr>
          <w:rFonts w:ascii="Aptos" w:eastAsia="Aptos" w:hAnsi="Aptos" w:cs="Aptos"/>
          <w:sz w:val="24"/>
          <w:szCs w:val="24"/>
        </w:rPr>
        <w:t xml:space="preserve">Sa zadovoljstvom objavljujemo zvanični početak projekta RE-MIND – </w:t>
      </w:r>
      <w:r w:rsidRPr="002F02B9">
        <w:rPr>
          <w:rFonts w:ascii="Aptos" w:eastAsia="Aptos" w:hAnsi="Aptos" w:cs="Aptos"/>
          <w:i/>
          <w:iCs/>
          <w:sz w:val="24"/>
          <w:szCs w:val="24"/>
        </w:rPr>
        <w:t>Model izgradnje kapaciteta zasnovan na svjesnosti za digitaln</w:t>
      </w:r>
      <w:r w:rsidR="006775C5">
        <w:rPr>
          <w:rFonts w:ascii="Aptos" w:eastAsia="Aptos" w:hAnsi="Aptos" w:cs="Aptos"/>
          <w:i/>
          <w:iCs/>
          <w:sz w:val="24"/>
          <w:szCs w:val="24"/>
        </w:rPr>
        <w:t>u</w:t>
      </w:r>
      <w:r w:rsidRPr="002F02B9">
        <w:rPr>
          <w:rFonts w:ascii="Aptos" w:eastAsia="Aptos" w:hAnsi="Aptos" w:cs="Aptos"/>
          <w:i/>
          <w:iCs/>
          <w:sz w:val="24"/>
          <w:szCs w:val="24"/>
        </w:rPr>
        <w:t xml:space="preserve"> </w:t>
      </w:r>
      <w:r w:rsidR="006775C5" w:rsidRPr="002F02B9">
        <w:rPr>
          <w:rFonts w:ascii="Aptos" w:eastAsia="Aptos" w:hAnsi="Aptos" w:cs="Aptos"/>
          <w:i/>
          <w:iCs/>
          <w:sz w:val="24"/>
          <w:szCs w:val="24"/>
        </w:rPr>
        <w:t>dobrobit</w:t>
      </w:r>
      <w:r w:rsidRPr="002F02B9">
        <w:rPr>
          <w:rFonts w:ascii="Aptos" w:eastAsia="Aptos" w:hAnsi="Aptos" w:cs="Aptos"/>
          <w:i/>
          <w:iCs/>
          <w:sz w:val="24"/>
          <w:szCs w:val="24"/>
        </w:rPr>
        <w:t xml:space="preserve"> i međugeneracijsko </w:t>
      </w:r>
      <w:r w:rsidR="00CB667B" w:rsidRPr="002F02B9">
        <w:rPr>
          <w:rFonts w:ascii="Aptos" w:eastAsia="Aptos" w:hAnsi="Aptos" w:cs="Aptos"/>
          <w:i/>
          <w:iCs/>
          <w:sz w:val="24"/>
          <w:szCs w:val="24"/>
        </w:rPr>
        <w:t>uključivanj</w:t>
      </w:r>
      <w:r w:rsidR="006775C5">
        <w:rPr>
          <w:rFonts w:ascii="Aptos" w:eastAsia="Aptos" w:hAnsi="Aptos" w:cs="Aptos"/>
          <w:i/>
          <w:iCs/>
          <w:sz w:val="24"/>
          <w:szCs w:val="24"/>
        </w:rPr>
        <w:t>e</w:t>
      </w:r>
      <w:r w:rsidRPr="002F02B9">
        <w:rPr>
          <w:rFonts w:ascii="Aptos" w:eastAsia="Aptos" w:hAnsi="Aptos" w:cs="Aptos"/>
          <w:i/>
          <w:iCs/>
          <w:sz w:val="24"/>
          <w:szCs w:val="24"/>
        </w:rPr>
        <w:t xml:space="preserve"> publike u muzejima</w:t>
      </w:r>
      <w:r>
        <w:rPr>
          <w:rFonts w:ascii="Aptos" w:eastAsia="Aptos" w:hAnsi="Aptos" w:cs="Aptos"/>
          <w:sz w:val="24"/>
          <w:szCs w:val="24"/>
        </w:rPr>
        <w:t>.</w:t>
      </w:r>
    </w:p>
    <w:p w14:paraId="00000005" w14:textId="28726FFA" w:rsidR="008A7085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Projekt je zvanično započeo uvodnim sastankom održanim u Rimu, </w:t>
      </w:r>
      <w:r w:rsidR="009C44B1">
        <w:rPr>
          <w:rFonts w:ascii="Aptos" w:eastAsia="Aptos" w:hAnsi="Aptos" w:cs="Aptos"/>
          <w:sz w:val="24"/>
          <w:szCs w:val="24"/>
        </w:rPr>
        <w:t xml:space="preserve">u </w:t>
      </w:r>
      <w:r>
        <w:rPr>
          <w:rFonts w:ascii="Aptos" w:eastAsia="Aptos" w:hAnsi="Aptos" w:cs="Aptos"/>
          <w:sz w:val="24"/>
          <w:szCs w:val="24"/>
        </w:rPr>
        <w:t>Italij</w:t>
      </w:r>
      <w:r w:rsidR="009C44B1">
        <w:rPr>
          <w:rFonts w:ascii="Aptos" w:eastAsia="Aptos" w:hAnsi="Aptos" w:cs="Aptos"/>
          <w:sz w:val="24"/>
          <w:szCs w:val="24"/>
        </w:rPr>
        <w:t>i</w:t>
      </w:r>
      <w:r>
        <w:rPr>
          <w:rFonts w:ascii="Aptos" w:eastAsia="Aptos" w:hAnsi="Aptos" w:cs="Aptos"/>
          <w:sz w:val="24"/>
          <w:szCs w:val="24"/>
        </w:rPr>
        <w:t xml:space="preserve">, 16. i 17. aprila, </w:t>
      </w:r>
      <w:r w:rsidR="00CB667B">
        <w:rPr>
          <w:rFonts w:ascii="Aptos" w:eastAsia="Aptos" w:hAnsi="Aptos" w:cs="Aptos"/>
          <w:sz w:val="24"/>
          <w:szCs w:val="24"/>
        </w:rPr>
        <w:t xml:space="preserve">koji je </w:t>
      </w:r>
      <w:r>
        <w:rPr>
          <w:rFonts w:ascii="Aptos" w:eastAsia="Aptos" w:hAnsi="Aptos" w:cs="Aptos"/>
          <w:sz w:val="24"/>
          <w:szCs w:val="24"/>
        </w:rPr>
        <w:t>okup</w:t>
      </w:r>
      <w:r w:rsidR="00CB667B">
        <w:rPr>
          <w:rFonts w:ascii="Aptos" w:eastAsia="Aptos" w:hAnsi="Aptos" w:cs="Aptos"/>
          <w:sz w:val="24"/>
          <w:szCs w:val="24"/>
        </w:rPr>
        <w:t>io</w:t>
      </w:r>
      <w:r>
        <w:rPr>
          <w:rFonts w:ascii="Aptos" w:eastAsia="Aptos" w:hAnsi="Aptos" w:cs="Aptos"/>
          <w:sz w:val="24"/>
          <w:szCs w:val="24"/>
        </w:rPr>
        <w:t xml:space="preserve"> predstavnike 11 partnerskih organizacija iz Italije, Srbije, Slovenije, Hrvatske, Sjeverne Makedonije, Bosne i Hercegovine i Poljske. Sastanak je označio početak zajedničke evropske inicijative posvećene reinterpretaciji načina na koj</w:t>
      </w:r>
      <w:r w:rsidR="00CB667B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muzeji komuniciraju s publikom u sve digitalnijem svijetu.</w:t>
      </w:r>
    </w:p>
    <w:p w14:paraId="00000006" w14:textId="29E2172C" w:rsidR="008A7085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lastRenderedPageBreak/>
        <w:t xml:space="preserve">Tokom dvodnevnog sastanka, </w:t>
      </w:r>
      <w:r w:rsidR="00CB667B">
        <w:rPr>
          <w:rFonts w:ascii="Aptos" w:eastAsia="Aptos" w:hAnsi="Aptos" w:cs="Aptos"/>
          <w:sz w:val="24"/>
          <w:szCs w:val="24"/>
        </w:rPr>
        <w:t>partneri projekta</w:t>
      </w:r>
      <w:r>
        <w:rPr>
          <w:rFonts w:ascii="Aptos" w:eastAsia="Aptos" w:hAnsi="Aptos" w:cs="Aptos"/>
          <w:sz w:val="24"/>
          <w:szCs w:val="24"/>
        </w:rPr>
        <w:t xml:space="preserve"> razgovarali</w:t>
      </w:r>
      <w:r w:rsidR="00CB667B">
        <w:rPr>
          <w:rFonts w:ascii="Aptos" w:eastAsia="Aptos" w:hAnsi="Aptos" w:cs="Aptos"/>
          <w:sz w:val="24"/>
          <w:szCs w:val="24"/>
        </w:rPr>
        <w:t xml:space="preserve"> su</w:t>
      </w:r>
      <w:r>
        <w:rPr>
          <w:rFonts w:ascii="Aptos" w:eastAsia="Aptos" w:hAnsi="Aptos" w:cs="Aptos"/>
          <w:sz w:val="24"/>
          <w:szCs w:val="24"/>
        </w:rPr>
        <w:t xml:space="preserve"> o viziji projekta, </w:t>
      </w:r>
      <w:r w:rsidR="00CB667B">
        <w:rPr>
          <w:rFonts w:ascii="Aptos" w:eastAsia="Aptos" w:hAnsi="Aptos" w:cs="Aptos"/>
          <w:sz w:val="24"/>
          <w:szCs w:val="24"/>
        </w:rPr>
        <w:t xml:space="preserve">njegovim </w:t>
      </w:r>
      <w:r>
        <w:rPr>
          <w:rFonts w:ascii="Aptos" w:eastAsia="Aptos" w:hAnsi="Aptos" w:cs="Aptos"/>
          <w:sz w:val="24"/>
          <w:szCs w:val="24"/>
        </w:rPr>
        <w:t xml:space="preserve">ciljevima, planiranim aktivnostima, očekivanim rezultatima i vremenskom okviru implementacije. Konzorcij je također definirao uloge i odgovornosti svakog partnera </w:t>
      </w:r>
      <w:r w:rsidR="00CB667B">
        <w:rPr>
          <w:rFonts w:ascii="Aptos" w:eastAsia="Aptos" w:hAnsi="Aptos" w:cs="Aptos"/>
          <w:sz w:val="24"/>
          <w:szCs w:val="24"/>
        </w:rPr>
        <w:t>te</w:t>
      </w:r>
      <w:r>
        <w:rPr>
          <w:rFonts w:ascii="Aptos" w:eastAsia="Aptos" w:hAnsi="Aptos" w:cs="Aptos"/>
          <w:sz w:val="24"/>
          <w:szCs w:val="24"/>
        </w:rPr>
        <w:t xml:space="preserve"> utvrdio prve korake za uspješnu realizaciju projekta.</w:t>
      </w:r>
    </w:p>
    <w:p w14:paraId="00000007" w14:textId="4D149D5A" w:rsidR="008A7085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RE-MIND nastoji razviti inovativ</w:t>
      </w:r>
      <w:r w:rsidR="00CB667B">
        <w:rPr>
          <w:rFonts w:ascii="Aptos" w:eastAsia="Aptos" w:hAnsi="Aptos" w:cs="Aptos"/>
          <w:sz w:val="24"/>
          <w:szCs w:val="24"/>
        </w:rPr>
        <w:t>ni</w:t>
      </w:r>
      <w:r>
        <w:rPr>
          <w:rFonts w:ascii="Aptos" w:eastAsia="Aptos" w:hAnsi="Aptos" w:cs="Aptos"/>
          <w:sz w:val="24"/>
          <w:szCs w:val="24"/>
        </w:rPr>
        <w:t xml:space="preserve"> model </w:t>
      </w:r>
      <w:r w:rsidR="00CB667B">
        <w:rPr>
          <w:rFonts w:ascii="Aptos" w:eastAsia="Aptos" w:hAnsi="Aptos" w:cs="Aptos"/>
          <w:sz w:val="24"/>
          <w:szCs w:val="24"/>
        </w:rPr>
        <w:t>„</w:t>
      </w:r>
      <w:r w:rsidR="004307E6">
        <w:rPr>
          <w:rFonts w:ascii="Aptos" w:eastAsia="Aptos" w:hAnsi="Aptos" w:cs="Aptos"/>
          <w:sz w:val="24"/>
          <w:szCs w:val="24"/>
        </w:rPr>
        <w:t>Svjesnog muzeja</w:t>
      </w:r>
      <w:r w:rsidR="00CB667B">
        <w:rPr>
          <w:rFonts w:ascii="Aptos" w:eastAsia="Aptos" w:hAnsi="Aptos" w:cs="Aptos"/>
          <w:sz w:val="24"/>
          <w:szCs w:val="24"/>
        </w:rPr>
        <w:t>“</w:t>
      </w:r>
      <w:r>
        <w:rPr>
          <w:rFonts w:ascii="Aptos" w:eastAsia="Aptos" w:hAnsi="Aptos" w:cs="Aptos"/>
          <w:sz w:val="24"/>
          <w:szCs w:val="24"/>
        </w:rPr>
        <w:t xml:space="preserve"> koji </w:t>
      </w:r>
      <w:r w:rsidR="00CB667B">
        <w:rPr>
          <w:rFonts w:ascii="Aptos" w:eastAsia="Aptos" w:hAnsi="Aptos" w:cs="Aptos"/>
          <w:sz w:val="24"/>
          <w:szCs w:val="24"/>
        </w:rPr>
        <w:t>objedinjuje</w:t>
      </w:r>
      <w:r>
        <w:rPr>
          <w:rFonts w:ascii="Aptos" w:eastAsia="Aptos" w:hAnsi="Aptos" w:cs="Aptos"/>
          <w:sz w:val="24"/>
          <w:szCs w:val="24"/>
        </w:rPr>
        <w:t xml:space="preserve"> prakse svjesn</w:t>
      </w:r>
      <w:r w:rsidR="006F0568">
        <w:rPr>
          <w:rFonts w:ascii="Aptos" w:eastAsia="Aptos" w:hAnsi="Aptos" w:cs="Aptos"/>
          <w:sz w:val="24"/>
          <w:szCs w:val="24"/>
        </w:rPr>
        <w:t>e prisutnosti</w:t>
      </w:r>
      <w:r>
        <w:rPr>
          <w:rFonts w:ascii="Aptos" w:eastAsia="Aptos" w:hAnsi="Aptos" w:cs="Aptos"/>
          <w:sz w:val="24"/>
          <w:szCs w:val="24"/>
        </w:rPr>
        <w:t xml:space="preserve">, </w:t>
      </w:r>
      <w:r w:rsidR="004307E6">
        <w:rPr>
          <w:rFonts w:ascii="Aptos" w:eastAsia="Aptos" w:hAnsi="Aptos" w:cs="Aptos"/>
          <w:sz w:val="24"/>
          <w:szCs w:val="24"/>
        </w:rPr>
        <w:t>smirene</w:t>
      </w:r>
      <w:r w:rsidR="006F0568"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sz w:val="24"/>
          <w:szCs w:val="24"/>
        </w:rPr>
        <w:t>tehnologij</w:t>
      </w:r>
      <w:r w:rsidR="006F0568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i međugeneracijsko zajedničko stvaranje kako bi se unaprijedila digitalna dobrobit i potaknula smislenija, inkluzivnija i </w:t>
      </w:r>
      <w:r w:rsidR="006F0568">
        <w:rPr>
          <w:rFonts w:ascii="Aptos" w:eastAsia="Aptos" w:hAnsi="Aptos" w:cs="Aptos"/>
          <w:sz w:val="24"/>
          <w:szCs w:val="24"/>
        </w:rPr>
        <w:t xml:space="preserve">privlačnija </w:t>
      </w:r>
      <w:r>
        <w:rPr>
          <w:rFonts w:ascii="Aptos" w:eastAsia="Aptos" w:hAnsi="Aptos" w:cs="Aptos"/>
          <w:sz w:val="24"/>
          <w:szCs w:val="24"/>
        </w:rPr>
        <w:t>muzejska iskustva. Osnaživanjem muzeja novim metodologijama i alatima, projekt ima za cilj jačanje njihove sposobnosti povezivanja s raznolikom publikom</w:t>
      </w:r>
      <w:r w:rsidR="006F0568">
        <w:rPr>
          <w:rFonts w:ascii="Aptos" w:eastAsia="Aptos" w:hAnsi="Aptos" w:cs="Aptos"/>
          <w:sz w:val="24"/>
          <w:szCs w:val="24"/>
        </w:rPr>
        <w:t xml:space="preserve"> uz</w:t>
      </w:r>
      <w:r>
        <w:rPr>
          <w:rFonts w:ascii="Aptos" w:eastAsia="Aptos" w:hAnsi="Aptos" w:cs="Aptos"/>
          <w:sz w:val="24"/>
          <w:szCs w:val="24"/>
        </w:rPr>
        <w:t xml:space="preserve"> istovremeno promovi</w:t>
      </w:r>
      <w:r w:rsidR="006F0568">
        <w:rPr>
          <w:rFonts w:ascii="Aptos" w:eastAsia="Aptos" w:hAnsi="Aptos" w:cs="Aptos"/>
          <w:sz w:val="24"/>
          <w:szCs w:val="24"/>
        </w:rPr>
        <w:t>sanje</w:t>
      </w:r>
      <w:r>
        <w:rPr>
          <w:rFonts w:ascii="Aptos" w:eastAsia="Aptos" w:hAnsi="Aptos" w:cs="Aptos"/>
          <w:sz w:val="24"/>
          <w:szCs w:val="24"/>
        </w:rPr>
        <w:t xml:space="preserve"> zdravije i svjesnije interakcije s digitalnim tehnologijama.</w:t>
      </w:r>
    </w:p>
    <w:p w14:paraId="00000008" w14:textId="3BFC430A" w:rsidR="008A7085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Kako projekt bude napredovao, partner</w:t>
      </w:r>
      <w:r w:rsidR="006F0568">
        <w:rPr>
          <w:rFonts w:ascii="Aptos" w:eastAsia="Aptos" w:hAnsi="Aptos" w:cs="Aptos"/>
          <w:sz w:val="24"/>
          <w:szCs w:val="24"/>
        </w:rPr>
        <w:t>i</w:t>
      </w:r>
      <w:r>
        <w:rPr>
          <w:rFonts w:ascii="Aptos" w:eastAsia="Aptos" w:hAnsi="Aptos" w:cs="Aptos"/>
          <w:sz w:val="24"/>
          <w:szCs w:val="24"/>
        </w:rPr>
        <w:t xml:space="preserve"> će blisko sarađivati ​​na razvoju praktičnih resursa, testiranju inovativnih pristupa i dijeljenju znanja širom Evrope, doprinoseći inkluzivnijem, pristupačnijem i digitalno uravnoteženijem kulturnom sektoru.</w:t>
      </w:r>
    </w:p>
    <w:p w14:paraId="0000000A" w14:textId="1F7F81A2" w:rsidR="008A7085" w:rsidRDefault="008A3CF7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Radujemo se predstojećem putovanju i sa zadovoljstvom ćemo dijeliti</w:t>
      </w:r>
      <w:r w:rsidR="006F0568">
        <w:rPr>
          <w:rFonts w:ascii="Aptos" w:eastAsia="Aptos" w:hAnsi="Aptos" w:cs="Aptos"/>
          <w:sz w:val="24"/>
          <w:szCs w:val="24"/>
        </w:rPr>
        <w:t xml:space="preserve"> informacij</w:t>
      </w:r>
      <w:r>
        <w:rPr>
          <w:rFonts w:ascii="Aptos" w:eastAsia="Aptos" w:hAnsi="Aptos" w:cs="Aptos"/>
          <w:sz w:val="24"/>
          <w:szCs w:val="24"/>
        </w:rPr>
        <w:t>e</w:t>
      </w:r>
      <w:r w:rsidR="006F0568">
        <w:rPr>
          <w:rFonts w:ascii="Aptos" w:eastAsia="Aptos" w:hAnsi="Aptos" w:cs="Aptos"/>
          <w:sz w:val="24"/>
          <w:szCs w:val="24"/>
        </w:rPr>
        <w:t xml:space="preserve"> o napretku, postignućima i utjecaju projekta u narednim mjesecima</w:t>
      </w:r>
      <w:r>
        <w:rPr>
          <w:rFonts w:ascii="Aptos" w:eastAsia="Aptos" w:hAnsi="Aptos" w:cs="Aptos"/>
          <w:sz w:val="24"/>
          <w:szCs w:val="24"/>
        </w:rPr>
        <w:t xml:space="preserve">. Pratite </w:t>
      </w:r>
      <w:r w:rsidR="006F0568">
        <w:rPr>
          <w:rFonts w:ascii="Aptos" w:eastAsia="Aptos" w:hAnsi="Aptos" w:cs="Aptos"/>
          <w:sz w:val="24"/>
          <w:szCs w:val="24"/>
        </w:rPr>
        <w:t xml:space="preserve">nas za </w:t>
      </w:r>
      <w:r>
        <w:rPr>
          <w:rFonts w:ascii="Aptos" w:eastAsia="Aptos" w:hAnsi="Aptos" w:cs="Aptos"/>
          <w:sz w:val="24"/>
          <w:szCs w:val="24"/>
        </w:rPr>
        <w:t xml:space="preserve">novosti dok RE-MIND počinje oblikovati budućnost svjesnih i </w:t>
      </w:r>
      <w:r w:rsidR="006F0568">
        <w:rPr>
          <w:rFonts w:ascii="Aptos" w:eastAsia="Aptos" w:hAnsi="Aptos" w:cs="Aptos"/>
          <w:sz w:val="24"/>
          <w:szCs w:val="24"/>
        </w:rPr>
        <w:t xml:space="preserve">interaktivnih </w:t>
      </w:r>
      <w:r>
        <w:rPr>
          <w:rFonts w:ascii="Aptos" w:eastAsia="Aptos" w:hAnsi="Aptos" w:cs="Aptos"/>
          <w:sz w:val="24"/>
          <w:szCs w:val="24"/>
        </w:rPr>
        <w:t>muzejskih iskustava širom Evrope.</w:t>
      </w:r>
    </w:p>
    <w:p w14:paraId="22E39DE7" w14:textId="77777777" w:rsidR="001A5191" w:rsidRDefault="001A5191" w:rsidP="001A5191">
      <w:pPr>
        <w:spacing w:line="278" w:lineRule="auto"/>
        <w:ind w:left="284"/>
        <w:jc w:val="both"/>
        <w:rPr>
          <w:rFonts w:ascii="Aptos" w:eastAsia="Aptos" w:hAnsi="Aptos" w:cs="Aptos"/>
          <w:sz w:val="24"/>
          <w:szCs w:val="24"/>
        </w:rPr>
      </w:pPr>
    </w:p>
    <w:p w14:paraId="25C43B01" w14:textId="77777777" w:rsidR="001A5191" w:rsidRDefault="00000000" w:rsidP="001A5191">
      <w:pPr>
        <w:numPr>
          <w:ilvl w:val="0"/>
          <w:numId w:val="2"/>
        </w:numPr>
        <w:spacing w:line="278" w:lineRule="auto"/>
        <w:ind w:left="709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1A5191">
        <w:rPr>
          <w:rFonts w:ascii="Aptos" w:eastAsia="Aptos" w:hAnsi="Aptos" w:cs="Aptos"/>
          <w:b/>
          <w:bCs/>
          <w:sz w:val="24"/>
          <w:szCs w:val="24"/>
        </w:rPr>
        <w:t>Ciljevi</w:t>
      </w:r>
    </w:p>
    <w:p w14:paraId="69D49BD9" w14:textId="77777777" w:rsidR="001A5191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 w:rsidRPr="001A5191">
        <w:rPr>
          <w:rFonts w:ascii="Aptos" w:eastAsia="Aptos" w:hAnsi="Aptos" w:cs="Aptos"/>
          <w:b/>
          <w:bCs/>
          <w:sz w:val="24"/>
          <w:szCs w:val="24"/>
        </w:rPr>
        <w:br/>
        <w:t>S</w:t>
      </w:r>
      <w:r w:rsidR="00AF5F26" w:rsidRPr="001A5191">
        <w:rPr>
          <w:rFonts w:ascii="Aptos" w:eastAsia="Aptos" w:hAnsi="Aptos" w:cs="Aptos"/>
          <w:b/>
          <w:bCs/>
          <w:sz w:val="24"/>
          <w:szCs w:val="24"/>
        </w:rPr>
        <w:t xml:space="preserve">pecifični cilj </w:t>
      </w:r>
      <w:r w:rsidRPr="001A5191">
        <w:rPr>
          <w:rFonts w:ascii="Aptos" w:eastAsia="Aptos" w:hAnsi="Aptos" w:cs="Aptos"/>
          <w:b/>
          <w:bCs/>
          <w:sz w:val="24"/>
          <w:szCs w:val="24"/>
        </w:rPr>
        <w:t>1:</w:t>
      </w:r>
      <w:r w:rsidR="00AF5F26" w:rsidRPr="001A5191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Pr="001A5191">
        <w:rPr>
          <w:rFonts w:ascii="Aptos" w:eastAsia="Aptos" w:hAnsi="Aptos" w:cs="Aptos"/>
          <w:sz w:val="24"/>
          <w:szCs w:val="24"/>
        </w:rPr>
        <w:t>Razv</w:t>
      </w:r>
      <w:r w:rsidR="00AF5F26" w:rsidRPr="001A5191">
        <w:rPr>
          <w:rFonts w:ascii="Aptos" w:eastAsia="Aptos" w:hAnsi="Aptos" w:cs="Aptos"/>
          <w:sz w:val="24"/>
          <w:szCs w:val="24"/>
        </w:rPr>
        <w:t>iti</w:t>
      </w:r>
      <w:r w:rsidRPr="001A5191">
        <w:rPr>
          <w:rFonts w:ascii="Aptos" w:eastAsia="Aptos" w:hAnsi="Aptos" w:cs="Aptos"/>
          <w:sz w:val="24"/>
          <w:szCs w:val="24"/>
        </w:rPr>
        <w:t xml:space="preserve"> koncept i materijal</w:t>
      </w:r>
      <w:r w:rsidR="00AF5F26" w:rsidRPr="001A5191">
        <w:rPr>
          <w:rFonts w:ascii="Aptos" w:eastAsia="Aptos" w:hAnsi="Aptos" w:cs="Aptos"/>
          <w:sz w:val="24"/>
          <w:szCs w:val="24"/>
        </w:rPr>
        <w:t>e</w:t>
      </w:r>
      <w:r w:rsidRPr="001A5191">
        <w:rPr>
          <w:rFonts w:ascii="Aptos" w:eastAsia="Aptos" w:hAnsi="Aptos" w:cs="Aptos"/>
          <w:sz w:val="24"/>
          <w:szCs w:val="24"/>
        </w:rPr>
        <w:t xml:space="preserve"> za obuku za model iskustva zasnovanog na svjesno</w:t>
      </w:r>
      <w:r w:rsidR="00AF5F26" w:rsidRPr="001A5191">
        <w:rPr>
          <w:rFonts w:ascii="Aptos" w:eastAsia="Aptos" w:hAnsi="Aptos" w:cs="Aptos"/>
          <w:sz w:val="24"/>
          <w:szCs w:val="24"/>
        </w:rPr>
        <w:t>j prisutnosti</w:t>
      </w:r>
      <w:r w:rsidRPr="001A5191">
        <w:rPr>
          <w:rFonts w:ascii="Aptos" w:eastAsia="Aptos" w:hAnsi="Aptos" w:cs="Aptos"/>
          <w:sz w:val="24"/>
          <w:szCs w:val="24"/>
        </w:rPr>
        <w:t xml:space="preserve"> u muzejima</w:t>
      </w:r>
      <w:r w:rsidR="00AF5F26" w:rsidRPr="001A5191">
        <w:rPr>
          <w:rFonts w:ascii="Aptos" w:eastAsia="Aptos" w:hAnsi="Aptos" w:cs="Aptos"/>
          <w:sz w:val="24"/>
          <w:szCs w:val="24"/>
        </w:rPr>
        <w:t>, namijenjen</w:t>
      </w:r>
      <w:r w:rsidRPr="001A5191">
        <w:rPr>
          <w:rFonts w:ascii="Aptos" w:eastAsia="Aptos" w:hAnsi="Aptos" w:cs="Aptos"/>
          <w:sz w:val="24"/>
          <w:szCs w:val="24"/>
        </w:rPr>
        <w:t xml:space="preserve"> </w:t>
      </w:r>
      <w:r w:rsidR="00AF5F26" w:rsidRPr="001A5191">
        <w:rPr>
          <w:rFonts w:ascii="Aptos" w:eastAsia="Aptos" w:hAnsi="Aptos" w:cs="Aptos"/>
          <w:sz w:val="24"/>
          <w:szCs w:val="24"/>
        </w:rPr>
        <w:t xml:space="preserve">dopiranju do </w:t>
      </w:r>
      <w:r w:rsidRPr="001A5191">
        <w:rPr>
          <w:rFonts w:ascii="Aptos" w:eastAsia="Aptos" w:hAnsi="Aptos" w:cs="Aptos"/>
          <w:sz w:val="24"/>
          <w:szCs w:val="24"/>
        </w:rPr>
        <w:t>različitih generacija: djece, generacije Z i starijih osoba.</w:t>
      </w:r>
    </w:p>
    <w:p w14:paraId="6FF346DE" w14:textId="1C6BC4E7" w:rsidR="001A5191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 w:rsidRPr="001A5191">
        <w:rPr>
          <w:rFonts w:ascii="Aptos" w:eastAsia="Aptos" w:hAnsi="Aptos" w:cs="Aptos"/>
          <w:sz w:val="24"/>
          <w:szCs w:val="24"/>
        </w:rPr>
        <w:br/>
      </w:r>
      <w:r w:rsidRPr="001A5191">
        <w:rPr>
          <w:rFonts w:ascii="Aptos" w:eastAsia="Aptos" w:hAnsi="Aptos" w:cs="Aptos"/>
          <w:b/>
          <w:bCs/>
          <w:sz w:val="24"/>
          <w:szCs w:val="24"/>
        </w:rPr>
        <w:t>S</w:t>
      </w:r>
      <w:r w:rsidR="00AF5F26" w:rsidRPr="001A5191">
        <w:rPr>
          <w:rFonts w:ascii="Aptos" w:eastAsia="Aptos" w:hAnsi="Aptos" w:cs="Aptos"/>
          <w:b/>
          <w:bCs/>
          <w:sz w:val="24"/>
          <w:szCs w:val="24"/>
        </w:rPr>
        <w:t xml:space="preserve">pecifični cilj </w:t>
      </w:r>
      <w:r w:rsidRPr="001A5191">
        <w:rPr>
          <w:rFonts w:ascii="Aptos" w:eastAsia="Aptos" w:hAnsi="Aptos" w:cs="Aptos"/>
          <w:b/>
          <w:bCs/>
          <w:sz w:val="24"/>
          <w:szCs w:val="24"/>
        </w:rPr>
        <w:t>2:</w:t>
      </w:r>
      <w:r w:rsidR="00AF5F26" w:rsidRPr="001A5191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="00AF5F26" w:rsidRPr="001A5191">
        <w:rPr>
          <w:rFonts w:ascii="Aptos" w:eastAsia="Aptos" w:hAnsi="Aptos" w:cs="Aptos"/>
          <w:sz w:val="24"/>
          <w:szCs w:val="24"/>
        </w:rPr>
        <w:t>Jačati</w:t>
      </w:r>
      <w:r w:rsidRPr="001A5191">
        <w:rPr>
          <w:rFonts w:ascii="Aptos" w:eastAsia="Aptos" w:hAnsi="Aptos" w:cs="Aptos"/>
          <w:sz w:val="24"/>
          <w:szCs w:val="24"/>
        </w:rPr>
        <w:t xml:space="preserve"> kapacitete muzejskih stručnjaka</w:t>
      </w:r>
      <w:r w:rsidR="00AF5F26" w:rsidRPr="001A5191">
        <w:rPr>
          <w:rFonts w:ascii="Aptos" w:eastAsia="Aptos" w:hAnsi="Aptos" w:cs="Aptos"/>
          <w:sz w:val="24"/>
          <w:szCs w:val="24"/>
        </w:rPr>
        <w:t xml:space="preserve"> kroz</w:t>
      </w:r>
      <w:r w:rsidRPr="001A5191">
        <w:rPr>
          <w:rFonts w:ascii="Aptos" w:eastAsia="Aptos" w:hAnsi="Aptos" w:cs="Aptos"/>
          <w:sz w:val="24"/>
          <w:szCs w:val="24"/>
        </w:rPr>
        <w:t xml:space="preserve"> prenosiv</w:t>
      </w:r>
      <w:r w:rsidR="00AF5F26" w:rsidRPr="001A5191">
        <w:rPr>
          <w:rFonts w:ascii="Aptos" w:eastAsia="Aptos" w:hAnsi="Aptos" w:cs="Aptos"/>
          <w:sz w:val="24"/>
          <w:szCs w:val="24"/>
        </w:rPr>
        <w:t>e</w:t>
      </w:r>
      <w:r w:rsidRPr="001A5191">
        <w:rPr>
          <w:rFonts w:ascii="Aptos" w:eastAsia="Aptos" w:hAnsi="Aptos" w:cs="Aptos"/>
          <w:sz w:val="24"/>
          <w:szCs w:val="24"/>
        </w:rPr>
        <w:t xml:space="preserve"> tehnik</w:t>
      </w:r>
      <w:r w:rsidR="00AF5F26" w:rsidRPr="001A5191">
        <w:rPr>
          <w:rFonts w:ascii="Aptos" w:eastAsia="Aptos" w:hAnsi="Aptos" w:cs="Aptos"/>
          <w:sz w:val="24"/>
          <w:szCs w:val="24"/>
        </w:rPr>
        <w:t>e</w:t>
      </w:r>
      <w:r w:rsidRPr="001A5191">
        <w:rPr>
          <w:rFonts w:ascii="Aptos" w:eastAsia="Aptos" w:hAnsi="Aptos" w:cs="Aptos"/>
          <w:sz w:val="24"/>
          <w:szCs w:val="24"/>
        </w:rPr>
        <w:t xml:space="preserve"> svjesnosti </w:t>
      </w:r>
      <w:r w:rsidR="00AF5F26" w:rsidRPr="001A5191">
        <w:rPr>
          <w:rFonts w:ascii="Aptos" w:eastAsia="Aptos" w:hAnsi="Aptos" w:cs="Aptos"/>
          <w:sz w:val="24"/>
          <w:szCs w:val="24"/>
        </w:rPr>
        <w:t>te</w:t>
      </w:r>
      <w:r w:rsidRPr="001A5191">
        <w:rPr>
          <w:rFonts w:ascii="Aptos" w:eastAsia="Aptos" w:hAnsi="Aptos" w:cs="Aptos"/>
          <w:sz w:val="24"/>
          <w:szCs w:val="24"/>
        </w:rPr>
        <w:t xml:space="preserve"> vještin</w:t>
      </w:r>
      <w:r w:rsidR="00AF5F26" w:rsidRPr="001A5191">
        <w:rPr>
          <w:rFonts w:ascii="Aptos" w:eastAsia="Aptos" w:hAnsi="Aptos" w:cs="Aptos"/>
          <w:sz w:val="24"/>
          <w:szCs w:val="24"/>
        </w:rPr>
        <w:t>e</w:t>
      </w:r>
      <w:r w:rsidRPr="001A5191">
        <w:rPr>
          <w:rFonts w:ascii="Aptos" w:eastAsia="Aptos" w:hAnsi="Aptos" w:cs="Aptos"/>
          <w:sz w:val="24"/>
          <w:szCs w:val="24"/>
        </w:rPr>
        <w:t xml:space="preserve"> i kompetencij</w:t>
      </w:r>
      <w:r w:rsidR="00AF5F26" w:rsidRPr="001A5191">
        <w:rPr>
          <w:rFonts w:ascii="Aptos" w:eastAsia="Aptos" w:hAnsi="Aptos" w:cs="Aptos"/>
          <w:sz w:val="24"/>
          <w:szCs w:val="24"/>
        </w:rPr>
        <w:t>e</w:t>
      </w:r>
      <w:r w:rsidRPr="001A5191">
        <w:rPr>
          <w:rFonts w:ascii="Aptos" w:eastAsia="Aptos" w:hAnsi="Aptos" w:cs="Aptos"/>
          <w:sz w:val="24"/>
          <w:szCs w:val="24"/>
        </w:rPr>
        <w:t xml:space="preserve"> digitalne dobrobiti prilagođen</w:t>
      </w:r>
      <w:r w:rsidR="00B96908" w:rsidRPr="001A5191">
        <w:rPr>
          <w:rFonts w:ascii="Aptos" w:eastAsia="Aptos" w:hAnsi="Aptos" w:cs="Aptos"/>
          <w:sz w:val="24"/>
          <w:szCs w:val="24"/>
        </w:rPr>
        <w:t>e</w:t>
      </w:r>
      <w:r w:rsidRPr="001A5191">
        <w:rPr>
          <w:rFonts w:ascii="Aptos" w:eastAsia="Aptos" w:hAnsi="Aptos" w:cs="Aptos"/>
          <w:sz w:val="24"/>
          <w:szCs w:val="24"/>
        </w:rPr>
        <w:t xml:space="preserve"> međugeneracijskom </w:t>
      </w:r>
      <w:r w:rsidR="00B96908" w:rsidRPr="001A5191">
        <w:rPr>
          <w:rFonts w:ascii="Aptos" w:eastAsia="Aptos" w:hAnsi="Aptos" w:cs="Aptos"/>
          <w:sz w:val="24"/>
          <w:szCs w:val="24"/>
        </w:rPr>
        <w:t>uključivanju</w:t>
      </w:r>
      <w:r w:rsidRPr="001A5191">
        <w:rPr>
          <w:rFonts w:ascii="Aptos" w:eastAsia="Aptos" w:hAnsi="Aptos" w:cs="Aptos"/>
          <w:sz w:val="24"/>
          <w:szCs w:val="24"/>
        </w:rPr>
        <w:t xml:space="preserve"> publike i integriran</w:t>
      </w:r>
      <w:r w:rsidR="00B96908" w:rsidRPr="001A5191">
        <w:rPr>
          <w:rFonts w:ascii="Aptos" w:eastAsia="Aptos" w:hAnsi="Aptos" w:cs="Aptos"/>
          <w:sz w:val="24"/>
          <w:szCs w:val="24"/>
        </w:rPr>
        <w:t>e</w:t>
      </w:r>
      <w:r w:rsidRPr="001A5191">
        <w:rPr>
          <w:rFonts w:ascii="Aptos" w:eastAsia="Aptos" w:hAnsi="Aptos" w:cs="Aptos"/>
          <w:sz w:val="24"/>
          <w:szCs w:val="24"/>
        </w:rPr>
        <w:t xml:space="preserve"> u </w:t>
      </w:r>
      <w:r w:rsidR="00B96908" w:rsidRPr="001A5191">
        <w:rPr>
          <w:rFonts w:ascii="Aptos" w:eastAsia="Aptos" w:hAnsi="Aptos" w:cs="Aptos"/>
          <w:sz w:val="24"/>
          <w:szCs w:val="24"/>
        </w:rPr>
        <w:t>„</w:t>
      </w:r>
      <w:r w:rsidR="008A3CF7" w:rsidRPr="001A5191">
        <w:rPr>
          <w:rFonts w:ascii="Aptos" w:eastAsia="Aptos" w:hAnsi="Aptos" w:cs="Aptos"/>
          <w:sz w:val="24"/>
          <w:szCs w:val="24"/>
        </w:rPr>
        <w:t xml:space="preserve">Pametni </w:t>
      </w:r>
      <w:r w:rsidRPr="001A5191">
        <w:rPr>
          <w:rFonts w:ascii="Aptos" w:eastAsia="Aptos" w:hAnsi="Aptos" w:cs="Aptos"/>
          <w:sz w:val="24"/>
          <w:szCs w:val="24"/>
        </w:rPr>
        <w:t>ekosistem učenja</w:t>
      </w:r>
      <w:r w:rsidR="00B96908" w:rsidRPr="001A5191">
        <w:rPr>
          <w:rFonts w:ascii="Aptos" w:eastAsia="Aptos" w:hAnsi="Aptos" w:cs="Aptos"/>
          <w:sz w:val="24"/>
          <w:szCs w:val="24"/>
        </w:rPr>
        <w:t>“ (Smart Learning Ecosystem)</w:t>
      </w:r>
      <w:r w:rsidRPr="001A5191">
        <w:rPr>
          <w:rFonts w:ascii="Aptos" w:eastAsia="Aptos" w:hAnsi="Aptos" w:cs="Aptos"/>
          <w:sz w:val="24"/>
          <w:szCs w:val="24"/>
        </w:rPr>
        <w:t>.</w:t>
      </w:r>
    </w:p>
    <w:p w14:paraId="0033154A" w14:textId="62F29374" w:rsidR="001A5191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 w:rsidRPr="001A5191">
        <w:rPr>
          <w:rFonts w:ascii="Aptos" w:eastAsia="Aptos" w:hAnsi="Aptos" w:cs="Aptos"/>
          <w:sz w:val="24"/>
          <w:szCs w:val="24"/>
        </w:rPr>
        <w:br/>
      </w:r>
      <w:r w:rsidRPr="001A5191">
        <w:rPr>
          <w:rFonts w:ascii="Aptos" w:eastAsia="Aptos" w:hAnsi="Aptos" w:cs="Aptos"/>
          <w:b/>
          <w:bCs/>
          <w:sz w:val="24"/>
          <w:szCs w:val="24"/>
        </w:rPr>
        <w:t>S</w:t>
      </w:r>
      <w:r w:rsidR="00AF5F26" w:rsidRPr="001A5191">
        <w:rPr>
          <w:rFonts w:ascii="Aptos" w:eastAsia="Aptos" w:hAnsi="Aptos" w:cs="Aptos"/>
          <w:b/>
          <w:bCs/>
          <w:sz w:val="24"/>
          <w:szCs w:val="24"/>
        </w:rPr>
        <w:t xml:space="preserve">pecifični cilj </w:t>
      </w:r>
      <w:r w:rsidRPr="001A5191">
        <w:rPr>
          <w:rFonts w:ascii="Aptos" w:eastAsia="Aptos" w:hAnsi="Aptos" w:cs="Aptos"/>
          <w:b/>
          <w:bCs/>
          <w:sz w:val="24"/>
          <w:szCs w:val="24"/>
        </w:rPr>
        <w:t>3:</w:t>
      </w:r>
      <w:r w:rsidR="00B96908" w:rsidRPr="001A5191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Pr="001A5191">
        <w:rPr>
          <w:rFonts w:ascii="Aptos" w:eastAsia="Aptos" w:hAnsi="Aptos" w:cs="Aptos"/>
          <w:sz w:val="24"/>
          <w:szCs w:val="24"/>
        </w:rPr>
        <w:t>Edu</w:t>
      </w:r>
      <w:r w:rsidR="00B96908" w:rsidRPr="001A5191">
        <w:rPr>
          <w:rFonts w:ascii="Aptos" w:eastAsia="Aptos" w:hAnsi="Aptos" w:cs="Aptos"/>
          <w:sz w:val="24"/>
          <w:szCs w:val="24"/>
        </w:rPr>
        <w:t>kovati</w:t>
      </w:r>
      <w:r w:rsidRPr="001A5191">
        <w:rPr>
          <w:rFonts w:ascii="Aptos" w:eastAsia="Aptos" w:hAnsi="Aptos" w:cs="Aptos"/>
          <w:sz w:val="24"/>
          <w:szCs w:val="24"/>
        </w:rPr>
        <w:t xml:space="preserve"> i osnažiti međugeneracijsku publiku o praksama svjesnog </w:t>
      </w:r>
      <w:r w:rsidR="00B96908" w:rsidRPr="001A5191">
        <w:rPr>
          <w:rFonts w:ascii="Aptos" w:eastAsia="Aptos" w:hAnsi="Aptos" w:cs="Aptos"/>
          <w:sz w:val="24"/>
          <w:szCs w:val="24"/>
        </w:rPr>
        <w:t>uključivanj</w:t>
      </w:r>
      <w:r w:rsidR="008A3CF7" w:rsidRPr="001A5191">
        <w:rPr>
          <w:rFonts w:ascii="Aptos" w:eastAsia="Aptos" w:hAnsi="Aptos" w:cs="Aptos"/>
          <w:sz w:val="24"/>
          <w:szCs w:val="24"/>
        </w:rPr>
        <w:t>a</w:t>
      </w:r>
      <w:r w:rsidR="00B96908" w:rsidRPr="001A5191">
        <w:rPr>
          <w:rFonts w:ascii="Aptos" w:eastAsia="Aptos" w:hAnsi="Aptos" w:cs="Aptos"/>
          <w:sz w:val="24"/>
          <w:szCs w:val="24"/>
        </w:rPr>
        <w:t xml:space="preserve"> </w:t>
      </w:r>
      <w:r w:rsidRPr="001A5191">
        <w:rPr>
          <w:rFonts w:ascii="Aptos" w:eastAsia="Aptos" w:hAnsi="Aptos" w:cs="Aptos"/>
          <w:sz w:val="24"/>
          <w:szCs w:val="24"/>
        </w:rPr>
        <w:t>i digitalne dobrobiti u muzejima.</w:t>
      </w:r>
    </w:p>
    <w:p w14:paraId="18735007" w14:textId="42C4685D" w:rsidR="001A5191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 w:rsidRPr="001A5191">
        <w:rPr>
          <w:rFonts w:ascii="Aptos" w:eastAsia="Aptos" w:hAnsi="Aptos" w:cs="Aptos"/>
          <w:sz w:val="24"/>
          <w:szCs w:val="24"/>
        </w:rPr>
        <w:br/>
      </w:r>
      <w:r w:rsidRPr="001A5191">
        <w:rPr>
          <w:rFonts w:ascii="Aptos" w:eastAsia="Aptos" w:hAnsi="Aptos" w:cs="Aptos"/>
          <w:b/>
          <w:bCs/>
          <w:sz w:val="24"/>
          <w:szCs w:val="24"/>
        </w:rPr>
        <w:t>S</w:t>
      </w:r>
      <w:r w:rsidR="00AF5F26" w:rsidRPr="001A5191">
        <w:rPr>
          <w:rFonts w:ascii="Aptos" w:eastAsia="Aptos" w:hAnsi="Aptos" w:cs="Aptos"/>
          <w:b/>
          <w:bCs/>
          <w:sz w:val="24"/>
          <w:szCs w:val="24"/>
        </w:rPr>
        <w:t xml:space="preserve">pecifični cilj </w:t>
      </w:r>
      <w:r w:rsidRPr="001A5191">
        <w:rPr>
          <w:rFonts w:ascii="Aptos" w:eastAsia="Aptos" w:hAnsi="Aptos" w:cs="Aptos"/>
          <w:b/>
          <w:bCs/>
          <w:sz w:val="24"/>
          <w:szCs w:val="24"/>
        </w:rPr>
        <w:t>4:</w:t>
      </w:r>
      <w:r w:rsidR="00B96908" w:rsidRPr="001A5191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Pr="001A5191">
        <w:rPr>
          <w:rFonts w:ascii="Aptos" w:eastAsia="Aptos" w:hAnsi="Aptos" w:cs="Aptos"/>
          <w:sz w:val="24"/>
          <w:szCs w:val="24"/>
        </w:rPr>
        <w:t xml:space="preserve">Implementirati i validirati model izgradnje kapaciteta </w:t>
      </w:r>
      <w:r w:rsidR="008A3CF7" w:rsidRPr="001A5191">
        <w:rPr>
          <w:rFonts w:ascii="Aptos" w:eastAsia="Aptos" w:hAnsi="Aptos" w:cs="Aptos"/>
          <w:sz w:val="24"/>
          <w:szCs w:val="24"/>
        </w:rPr>
        <w:t>„</w:t>
      </w:r>
      <w:r w:rsidRPr="001A5191">
        <w:rPr>
          <w:rFonts w:ascii="Aptos" w:eastAsia="Aptos" w:hAnsi="Aptos" w:cs="Aptos"/>
          <w:sz w:val="24"/>
          <w:szCs w:val="24"/>
        </w:rPr>
        <w:t>Sv</w:t>
      </w:r>
      <w:r w:rsidR="008A3CF7" w:rsidRPr="001A5191">
        <w:rPr>
          <w:rFonts w:ascii="Aptos" w:eastAsia="Aptos" w:hAnsi="Aptos" w:cs="Aptos"/>
          <w:sz w:val="24"/>
          <w:szCs w:val="24"/>
        </w:rPr>
        <w:t>j</w:t>
      </w:r>
      <w:r w:rsidRPr="001A5191">
        <w:rPr>
          <w:rFonts w:ascii="Aptos" w:eastAsia="Aptos" w:hAnsi="Aptos" w:cs="Aptos"/>
          <w:sz w:val="24"/>
          <w:szCs w:val="24"/>
        </w:rPr>
        <w:t>esnog muzeja</w:t>
      </w:r>
      <w:r w:rsidR="008A3CF7" w:rsidRPr="001A5191">
        <w:rPr>
          <w:rFonts w:ascii="Aptos" w:eastAsia="Aptos" w:hAnsi="Aptos" w:cs="Aptos"/>
          <w:sz w:val="24"/>
          <w:szCs w:val="24"/>
        </w:rPr>
        <w:t>“</w:t>
      </w:r>
      <w:r w:rsidRPr="001A5191">
        <w:rPr>
          <w:rFonts w:ascii="Aptos" w:eastAsia="Aptos" w:hAnsi="Aptos" w:cs="Aptos"/>
          <w:sz w:val="24"/>
          <w:szCs w:val="24"/>
        </w:rPr>
        <w:t xml:space="preserve"> – uspostaviti prenosivi model izgradnje kapaciteta koji </w:t>
      </w:r>
      <w:r w:rsidR="00B96908" w:rsidRPr="001A5191">
        <w:rPr>
          <w:rFonts w:ascii="Aptos" w:eastAsia="Aptos" w:hAnsi="Aptos" w:cs="Aptos"/>
          <w:sz w:val="24"/>
          <w:szCs w:val="24"/>
        </w:rPr>
        <w:t xml:space="preserve">muzejima </w:t>
      </w:r>
      <w:r w:rsidRPr="001A5191">
        <w:rPr>
          <w:rFonts w:ascii="Aptos" w:eastAsia="Aptos" w:hAnsi="Aptos" w:cs="Aptos"/>
          <w:sz w:val="24"/>
          <w:szCs w:val="24"/>
        </w:rPr>
        <w:t xml:space="preserve">omogućava </w:t>
      </w:r>
      <w:r w:rsidR="00B96908" w:rsidRPr="001A5191">
        <w:rPr>
          <w:rFonts w:ascii="Aptos" w:eastAsia="Aptos" w:hAnsi="Aptos" w:cs="Aptos"/>
          <w:sz w:val="24"/>
          <w:szCs w:val="24"/>
        </w:rPr>
        <w:t>održivu integraciju svjesnog muzejskog iskustva</w:t>
      </w:r>
      <w:r w:rsidRPr="001A5191">
        <w:rPr>
          <w:rFonts w:ascii="Aptos" w:eastAsia="Aptos" w:hAnsi="Aptos" w:cs="Aptos"/>
          <w:sz w:val="24"/>
          <w:szCs w:val="24"/>
        </w:rPr>
        <w:t xml:space="preserve"> i osnaž</w:t>
      </w:r>
      <w:r w:rsidR="00B96908" w:rsidRPr="001A5191">
        <w:rPr>
          <w:rFonts w:ascii="Aptos" w:eastAsia="Aptos" w:hAnsi="Aptos" w:cs="Aptos"/>
          <w:sz w:val="24"/>
          <w:szCs w:val="24"/>
        </w:rPr>
        <w:t>ivanje</w:t>
      </w:r>
      <w:r w:rsidRPr="001A5191">
        <w:rPr>
          <w:rFonts w:ascii="Aptos" w:eastAsia="Aptos" w:hAnsi="Aptos" w:cs="Aptos"/>
          <w:sz w:val="24"/>
          <w:szCs w:val="24"/>
        </w:rPr>
        <w:t xml:space="preserve"> međugeneracijsko</w:t>
      </w:r>
      <w:r w:rsidR="00B96908" w:rsidRPr="001A5191">
        <w:rPr>
          <w:rFonts w:ascii="Aptos" w:eastAsia="Aptos" w:hAnsi="Aptos" w:cs="Aptos"/>
          <w:sz w:val="24"/>
          <w:szCs w:val="24"/>
        </w:rPr>
        <w:t>g</w:t>
      </w:r>
      <w:r w:rsidRPr="001A5191">
        <w:rPr>
          <w:rFonts w:ascii="Aptos" w:eastAsia="Aptos" w:hAnsi="Aptos" w:cs="Aptos"/>
          <w:sz w:val="24"/>
          <w:szCs w:val="24"/>
        </w:rPr>
        <w:t xml:space="preserve"> </w:t>
      </w:r>
      <w:r w:rsidR="00B96908" w:rsidRPr="001A5191">
        <w:rPr>
          <w:rFonts w:ascii="Aptos" w:eastAsia="Aptos" w:hAnsi="Aptos" w:cs="Aptos"/>
          <w:sz w:val="24"/>
          <w:szCs w:val="24"/>
        </w:rPr>
        <w:t>uključivanja</w:t>
      </w:r>
      <w:r w:rsidRPr="001A5191">
        <w:rPr>
          <w:rFonts w:ascii="Aptos" w:eastAsia="Aptos" w:hAnsi="Aptos" w:cs="Aptos"/>
          <w:sz w:val="24"/>
          <w:szCs w:val="24"/>
        </w:rPr>
        <w:t xml:space="preserve"> publike.</w:t>
      </w:r>
    </w:p>
    <w:p w14:paraId="26C70D1F" w14:textId="77777777" w:rsidR="001A5191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 w:rsidRPr="001A5191">
        <w:rPr>
          <w:rFonts w:ascii="Aptos" w:eastAsia="Aptos" w:hAnsi="Aptos" w:cs="Aptos"/>
          <w:sz w:val="24"/>
          <w:szCs w:val="24"/>
        </w:rPr>
        <w:lastRenderedPageBreak/>
        <w:br/>
      </w:r>
      <w:r w:rsidRPr="001A5191">
        <w:rPr>
          <w:rFonts w:ascii="Aptos" w:eastAsia="Aptos" w:hAnsi="Aptos" w:cs="Aptos"/>
          <w:b/>
          <w:bCs/>
          <w:sz w:val="24"/>
          <w:szCs w:val="24"/>
        </w:rPr>
        <w:t>S</w:t>
      </w:r>
      <w:r w:rsidR="00AF5F26" w:rsidRPr="001A5191">
        <w:rPr>
          <w:rFonts w:ascii="Aptos" w:eastAsia="Aptos" w:hAnsi="Aptos" w:cs="Aptos"/>
          <w:b/>
          <w:bCs/>
          <w:sz w:val="24"/>
          <w:szCs w:val="24"/>
        </w:rPr>
        <w:t xml:space="preserve">pecifični cilj </w:t>
      </w:r>
      <w:r w:rsidRPr="001A5191">
        <w:rPr>
          <w:rFonts w:ascii="Aptos" w:eastAsia="Aptos" w:hAnsi="Aptos" w:cs="Aptos"/>
          <w:b/>
          <w:bCs/>
          <w:sz w:val="24"/>
          <w:szCs w:val="24"/>
        </w:rPr>
        <w:t>5:</w:t>
      </w:r>
      <w:r w:rsidR="00B96908" w:rsidRPr="001A5191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Pr="001A5191">
        <w:rPr>
          <w:rFonts w:ascii="Aptos" w:eastAsia="Aptos" w:hAnsi="Aptos" w:cs="Aptos"/>
          <w:sz w:val="24"/>
          <w:szCs w:val="24"/>
        </w:rPr>
        <w:t>Održivo šir</w:t>
      </w:r>
      <w:r w:rsidR="00B96908" w:rsidRPr="001A5191">
        <w:rPr>
          <w:rFonts w:ascii="Aptos" w:eastAsia="Aptos" w:hAnsi="Aptos" w:cs="Aptos"/>
          <w:sz w:val="24"/>
          <w:szCs w:val="24"/>
        </w:rPr>
        <w:t>iti</w:t>
      </w:r>
      <w:r w:rsidRPr="001A5191">
        <w:rPr>
          <w:rFonts w:ascii="Aptos" w:eastAsia="Aptos" w:hAnsi="Aptos" w:cs="Aptos"/>
          <w:sz w:val="24"/>
          <w:szCs w:val="24"/>
        </w:rPr>
        <w:t xml:space="preserve"> RE-MIND model i </w:t>
      </w:r>
      <w:r w:rsidR="00B96908" w:rsidRPr="001A5191">
        <w:rPr>
          <w:rFonts w:ascii="Aptos" w:eastAsia="Aptos" w:hAnsi="Aptos" w:cs="Aptos"/>
          <w:sz w:val="24"/>
          <w:szCs w:val="24"/>
        </w:rPr>
        <w:t xml:space="preserve">njegove </w:t>
      </w:r>
      <w:r w:rsidRPr="001A5191">
        <w:rPr>
          <w:rFonts w:ascii="Aptos" w:eastAsia="Aptos" w:hAnsi="Aptos" w:cs="Aptos"/>
          <w:sz w:val="24"/>
          <w:szCs w:val="24"/>
        </w:rPr>
        <w:t>alat</w:t>
      </w:r>
      <w:r w:rsidR="00B96908" w:rsidRPr="001A5191">
        <w:rPr>
          <w:rFonts w:ascii="Aptos" w:eastAsia="Aptos" w:hAnsi="Aptos" w:cs="Aptos"/>
          <w:sz w:val="24"/>
          <w:szCs w:val="24"/>
        </w:rPr>
        <w:t>e</w:t>
      </w:r>
      <w:r w:rsidRPr="001A5191">
        <w:rPr>
          <w:rFonts w:ascii="Aptos" w:eastAsia="Aptos" w:hAnsi="Aptos" w:cs="Aptos"/>
          <w:sz w:val="24"/>
          <w:szCs w:val="24"/>
        </w:rPr>
        <w:t xml:space="preserve"> na evropskom nivou, </w:t>
      </w:r>
      <w:r w:rsidR="00B96908" w:rsidRPr="001A5191">
        <w:rPr>
          <w:rFonts w:ascii="Aptos" w:eastAsia="Aptos" w:hAnsi="Aptos" w:cs="Aptos"/>
          <w:sz w:val="24"/>
          <w:szCs w:val="24"/>
        </w:rPr>
        <w:t>ciljajući</w:t>
      </w:r>
      <w:r w:rsidRPr="001A5191">
        <w:rPr>
          <w:rFonts w:ascii="Aptos" w:eastAsia="Aptos" w:hAnsi="Aptos" w:cs="Aptos"/>
          <w:sz w:val="24"/>
          <w:szCs w:val="24"/>
        </w:rPr>
        <w:t xml:space="preserve"> muzejske mreže, </w:t>
      </w:r>
      <w:r w:rsidR="00B96908" w:rsidRPr="001A5191">
        <w:rPr>
          <w:rFonts w:ascii="Aptos" w:eastAsia="Aptos" w:hAnsi="Aptos" w:cs="Aptos"/>
          <w:sz w:val="24"/>
          <w:szCs w:val="24"/>
        </w:rPr>
        <w:t>donosioce odluka</w:t>
      </w:r>
      <w:r w:rsidRPr="001A5191">
        <w:rPr>
          <w:rFonts w:ascii="Aptos" w:eastAsia="Aptos" w:hAnsi="Aptos" w:cs="Aptos"/>
          <w:sz w:val="24"/>
          <w:szCs w:val="24"/>
        </w:rPr>
        <w:t>, kulturne institucije i širu javnost.</w:t>
      </w:r>
    </w:p>
    <w:p w14:paraId="1E301F07" w14:textId="38F9BF72" w:rsidR="001A5191" w:rsidRDefault="00000000" w:rsidP="001A5191">
      <w:pPr>
        <w:spacing w:line="278" w:lineRule="auto"/>
        <w:ind w:left="426"/>
        <w:jc w:val="both"/>
        <w:rPr>
          <w:rFonts w:ascii="Aptos" w:eastAsia="Aptos" w:hAnsi="Aptos" w:cs="Aptos"/>
          <w:sz w:val="24"/>
          <w:szCs w:val="24"/>
        </w:rPr>
      </w:pPr>
      <w:r w:rsidRPr="001A5191">
        <w:rPr>
          <w:rFonts w:ascii="Aptos" w:eastAsia="Aptos" w:hAnsi="Aptos" w:cs="Aptos"/>
          <w:sz w:val="24"/>
          <w:szCs w:val="24"/>
        </w:rPr>
        <w:br/>
      </w:r>
      <w:r w:rsidRPr="001A5191">
        <w:rPr>
          <w:rFonts w:ascii="Aptos" w:eastAsia="Aptos" w:hAnsi="Aptos" w:cs="Aptos"/>
          <w:b/>
          <w:bCs/>
          <w:sz w:val="24"/>
          <w:szCs w:val="24"/>
        </w:rPr>
        <w:t>S</w:t>
      </w:r>
      <w:r w:rsidR="00AF5F26" w:rsidRPr="001A5191">
        <w:rPr>
          <w:rFonts w:ascii="Aptos" w:eastAsia="Aptos" w:hAnsi="Aptos" w:cs="Aptos"/>
          <w:b/>
          <w:bCs/>
          <w:sz w:val="24"/>
          <w:szCs w:val="24"/>
        </w:rPr>
        <w:t xml:space="preserve">pecifični cilj </w:t>
      </w:r>
      <w:r w:rsidRPr="001A5191">
        <w:rPr>
          <w:rFonts w:ascii="Aptos" w:eastAsia="Aptos" w:hAnsi="Aptos" w:cs="Aptos"/>
          <w:b/>
          <w:bCs/>
          <w:sz w:val="24"/>
          <w:szCs w:val="24"/>
        </w:rPr>
        <w:t>6:</w:t>
      </w:r>
      <w:r w:rsidR="00B96908" w:rsidRPr="001A5191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Pr="001A5191">
        <w:rPr>
          <w:rFonts w:ascii="Aptos" w:eastAsia="Aptos" w:hAnsi="Aptos" w:cs="Aptos"/>
          <w:sz w:val="24"/>
          <w:szCs w:val="24"/>
        </w:rPr>
        <w:t xml:space="preserve">Poticati međugeneracijsku solidarnost i društveno učešće uključivanjem </w:t>
      </w:r>
      <w:r w:rsidR="008D72AB">
        <w:rPr>
          <w:rFonts w:ascii="Aptos" w:eastAsia="Aptos" w:hAnsi="Aptos" w:cs="Aptos"/>
          <w:sz w:val="24"/>
          <w:szCs w:val="24"/>
        </w:rPr>
        <w:t>saradničkih</w:t>
      </w:r>
      <w:r w:rsidRPr="001A5191">
        <w:rPr>
          <w:rFonts w:ascii="Aptos" w:eastAsia="Aptos" w:hAnsi="Aptos" w:cs="Aptos"/>
          <w:sz w:val="24"/>
          <w:szCs w:val="24"/>
        </w:rPr>
        <w:t xml:space="preserve"> aktivnosti u muzejska iskustva.</w:t>
      </w:r>
    </w:p>
    <w:p w14:paraId="0000000B" w14:textId="133082C7" w:rsidR="008A7085" w:rsidRPr="001A5191" w:rsidRDefault="008A7085" w:rsidP="001A5191">
      <w:pPr>
        <w:spacing w:line="278" w:lineRule="auto"/>
        <w:ind w:left="426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0000000C" w14:textId="77777777" w:rsidR="008A7085" w:rsidRDefault="00000000" w:rsidP="002F02B9">
      <w:pPr>
        <w:numPr>
          <w:ilvl w:val="0"/>
          <w:numId w:val="2"/>
        </w:numPr>
        <w:spacing w:after="160" w:line="27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Rezultati</w:t>
      </w:r>
    </w:p>
    <w:p w14:paraId="05ABC89B" w14:textId="77777777" w:rsidR="001A5191" w:rsidRDefault="00000000" w:rsidP="001A5191">
      <w:pPr>
        <w:spacing w:after="160" w:line="278" w:lineRule="auto"/>
        <w:ind w:left="3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Rezultati projekta</w:t>
      </w:r>
    </w:p>
    <w:p w14:paraId="0000000E" w14:textId="4CBCDCDF" w:rsidR="008A7085" w:rsidRPr="001A5191" w:rsidRDefault="00000000" w:rsidP="001A5191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Tokom svoje trogodišnje implementacije, RE-MIND će razviti i validirati inovativan skup alata, metodologija i resursa koji </w:t>
      </w:r>
      <w:r w:rsidR="00B96908">
        <w:rPr>
          <w:rFonts w:ascii="Aptos" w:eastAsia="Aptos" w:hAnsi="Aptos" w:cs="Aptos"/>
          <w:sz w:val="24"/>
          <w:szCs w:val="24"/>
        </w:rPr>
        <w:t xml:space="preserve">će muzejima širom Evrope </w:t>
      </w:r>
      <w:r>
        <w:rPr>
          <w:rFonts w:ascii="Aptos" w:eastAsia="Aptos" w:hAnsi="Aptos" w:cs="Aptos"/>
          <w:sz w:val="24"/>
          <w:szCs w:val="24"/>
        </w:rPr>
        <w:t>omoguć</w:t>
      </w:r>
      <w:r w:rsidR="00B96908">
        <w:rPr>
          <w:rFonts w:ascii="Aptos" w:eastAsia="Aptos" w:hAnsi="Aptos" w:cs="Aptos"/>
          <w:sz w:val="24"/>
          <w:szCs w:val="24"/>
        </w:rPr>
        <w:t>iti</w:t>
      </w:r>
      <w:r>
        <w:rPr>
          <w:rFonts w:ascii="Aptos" w:eastAsia="Aptos" w:hAnsi="Aptos" w:cs="Aptos"/>
          <w:sz w:val="24"/>
          <w:szCs w:val="24"/>
        </w:rPr>
        <w:t xml:space="preserve"> da postanu inkluzivniji, svjesniji i digitalno uravnoteženiji kulturni prostori.</w:t>
      </w:r>
    </w:p>
    <w:p w14:paraId="0000000F" w14:textId="3E537383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Model svjesnog muzeja</w:t>
      </w:r>
      <w:r w:rsidR="001C27E8">
        <w:rPr>
          <w:rFonts w:ascii="Aptos" w:eastAsia="Aptos" w:hAnsi="Aptos" w:cs="Aptos"/>
          <w:b/>
          <w:bCs/>
          <w:sz w:val="24"/>
          <w:szCs w:val="24"/>
        </w:rPr>
        <w:t xml:space="preserve"> (Mindful Museum Model)</w:t>
      </w:r>
    </w:p>
    <w:p w14:paraId="00000011" w14:textId="04722517" w:rsidR="008A7085" w:rsidRPr="001A5191" w:rsidRDefault="00000000" w:rsidP="001A5191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Glavni rezultat projekta bit će Model svjesnog muzeja </w:t>
      </w:r>
      <w:r w:rsidR="00FB637B">
        <w:rPr>
          <w:rFonts w:ascii="Aptos" w:eastAsia="Aptos" w:hAnsi="Aptos" w:cs="Aptos"/>
          <w:sz w:val="24"/>
          <w:szCs w:val="24"/>
        </w:rPr>
        <w:t>–</w:t>
      </w:r>
      <w:r>
        <w:rPr>
          <w:rFonts w:ascii="Aptos" w:eastAsia="Aptos" w:hAnsi="Aptos" w:cs="Aptos"/>
          <w:sz w:val="24"/>
          <w:szCs w:val="24"/>
        </w:rPr>
        <w:t xml:space="preserve"> inovativ</w:t>
      </w:r>
      <w:r w:rsidR="001C27E8">
        <w:rPr>
          <w:rFonts w:ascii="Aptos" w:eastAsia="Aptos" w:hAnsi="Aptos" w:cs="Aptos"/>
          <w:sz w:val="24"/>
          <w:szCs w:val="24"/>
        </w:rPr>
        <w:t>ni</w:t>
      </w:r>
      <w:r>
        <w:rPr>
          <w:rFonts w:ascii="Aptos" w:eastAsia="Aptos" w:hAnsi="Aptos" w:cs="Aptos"/>
          <w:sz w:val="24"/>
          <w:szCs w:val="24"/>
        </w:rPr>
        <w:t xml:space="preserve"> okvir zasnovan na dokazima koji </w:t>
      </w:r>
      <w:r w:rsidR="001C27E8">
        <w:rPr>
          <w:rFonts w:ascii="Aptos" w:eastAsia="Aptos" w:hAnsi="Aptos" w:cs="Aptos"/>
          <w:sz w:val="24"/>
          <w:szCs w:val="24"/>
        </w:rPr>
        <w:t>objedinjuje</w:t>
      </w:r>
      <w:r>
        <w:rPr>
          <w:rFonts w:ascii="Aptos" w:eastAsia="Aptos" w:hAnsi="Aptos" w:cs="Aptos"/>
          <w:sz w:val="24"/>
          <w:szCs w:val="24"/>
        </w:rPr>
        <w:t xml:space="preserve"> prakse svjesn</w:t>
      </w:r>
      <w:r w:rsidR="00FB637B">
        <w:rPr>
          <w:rFonts w:ascii="Aptos" w:eastAsia="Aptos" w:hAnsi="Aptos" w:cs="Aptos"/>
          <w:sz w:val="24"/>
          <w:szCs w:val="24"/>
        </w:rPr>
        <w:t>e prisutnosti</w:t>
      </w:r>
      <w:r>
        <w:rPr>
          <w:rFonts w:ascii="Aptos" w:eastAsia="Aptos" w:hAnsi="Aptos" w:cs="Aptos"/>
          <w:sz w:val="24"/>
          <w:szCs w:val="24"/>
        </w:rPr>
        <w:t xml:space="preserve">, </w:t>
      </w:r>
      <w:r w:rsidR="004307E6">
        <w:rPr>
          <w:rFonts w:ascii="Aptos" w:eastAsia="Aptos" w:hAnsi="Aptos" w:cs="Aptos"/>
          <w:sz w:val="24"/>
          <w:szCs w:val="24"/>
        </w:rPr>
        <w:t>smirenu</w:t>
      </w:r>
      <w:r w:rsidR="00FB637B"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sz w:val="24"/>
          <w:szCs w:val="24"/>
        </w:rPr>
        <w:t>tehnologiju, digitaln</w:t>
      </w:r>
      <w:r w:rsidR="001C27E8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1C27E8">
        <w:rPr>
          <w:rFonts w:ascii="Aptos" w:eastAsia="Aptos" w:hAnsi="Aptos" w:cs="Aptos"/>
          <w:sz w:val="24"/>
          <w:szCs w:val="24"/>
        </w:rPr>
        <w:t xml:space="preserve">dobrobit </w:t>
      </w:r>
      <w:r>
        <w:rPr>
          <w:rFonts w:ascii="Aptos" w:eastAsia="Aptos" w:hAnsi="Aptos" w:cs="Aptos"/>
          <w:sz w:val="24"/>
          <w:szCs w:val="24"/>
        </w:rPr>
        <w:t xml:space="preserve">i međugeneracijsko </w:t>
      </w:r>
      <w:r w:rsidR="00FB637B">
        <w:rPr>
          <w:rFonts w:ascii="Aptos" w:eastAsia="Aptos" w:hAnsi="Aptos" w:cs="Aptos"/>
          <w:sz w:val="24"/>
          <w:szCs w:val="24"/>
        </w:rPr>
        <w:t xml:space="preserve">uključivanje </w:t>
      </w:r>
      <w:r>
        <w:rPr>
          <w:rFonts w:ascii="Aptos" w:eastAsia="Aptos" w:hAnsi="Aptos" w:cs="Aptos"/>
          <w:sz w:val="24"/>
          <w:szCs w:val="24"/>
        </w:rPr>
        <w:t xml:space="preserve">u muzejsko obrazovanje i razvoj publike. Osmišljen </w:t>
      </w:r>
      <w:r w:rsidR="00FB637B">
        <w:rPr>
          <w:rFonts w:ascii="Aptos" w:eastAsia="Aptos" w:hAnsi="Aptos" w:cs="Aptos"/>
          <w:sz w:val="24"/>
          <w:szCs w:val="24"/>
        </w:rPr>
        <w:t>kao</w:t>
      </w:r>
      <w:r>
        <w:rPr>
          <w:rFonts w:ascii="Aptos" w:eastAsia="Aptos" w:hAnsi="Aptos" w:cs="Aptos"/>
          <w:sz w:val="24"/>
          <w:szCs w:val="24"/>
        </w:rPr>
        <w:t xml:space="preserve"> prenosiv i skalabilan,</w:t>
      </w:r>
      <w:r w:rsidR="001C27E8">
        <w:rPr>
          <w:rFonts w:ascii="Aptos" w:eastAsia="Aptos" w:hAnsi="Aptos" w:cs="Aptos"/>
          <w:sz w:val="24"/>
          <w:szCs w:val="24"/>
        </w:rPr>
        <w:t xml:space="preserve"> ovaj će</w:t>
      </w:r>
      <w:r>
        <w:rPr>
          <w:rFonts w:ascii="Aptos" w:eastAsia="Aptos" w:hAnsi="Aptos" w:cs="Aptos"/>
          <w:sz w:val="24"/>
          <w:szCs w:val="24"/>
        </w:rPr>
        <w:t xml:space="preserve"> model muzejima pružiti praktične smjernice za stvaranje smislenijih iskustava za posjet</w:t>
      </w:r>
      <w:r w:rsidR="00FB637B">
        <w:rPr>
          <w:rFonts w:ascii="Aptos" w:eastAsia="Aptos" w:hAnsi="Aptos" w:cs="Aptos"/>
          <w:sz w:val="24"/>
          <w:szCs w:val="24"/>
        </w:rPr>
        <w:t>ioce</w:t>
      </w:r>
      <w:r>
        <w:rPr>
          <w:rFonts w:ascii="Aptos" w:eastAsia="Aptos" w:hAnsi="Aptos" w:cs="Aptos"/>
          <w:sz w:val="24"/>
          <w:szCs w:val="24"/>
        </w:rPr>
        <w:t>.</w:t>
      </w:r>
    </w:p>
    <w:p w14:paraId="00000012" w14:textId="4724F9D1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RE-MIND</w:t>
      </w:r>
      <w:r w:rsidR="00FB637B">
        <w:rPr>
          <w:rFonts w:ascii="Aptos" w:eastAsia="Aptos" w:hAnsi="Aptos" w:cs="Aptos"/>
          <w:b/>
          <w:bCs/>
          <w:sz w:val="24"/>
          <w:szCs w:val="24"/>
        </w:rPr>
        <w:t xml:space="preserve"> priručnik za obuku</w:t>
      </w:r>
    </w:p>
    <w:p w14:paraId="00000014" w14:textId="2A05A12C" w:rsidR="008A7085" w:rsidRPr="001A5191" w:rsidRDefault="00000000" w:rsidP="001A5191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Bit će razvijen sveobuhvat</w:t>
      </w:r>
      <w:r w:rsidR="00FB637B">
        <w:rPr>
          <w:rFonts w:ascii="Aptos" w:eastAsia="Aptos" w:hAnsi="Aptos" w:cs="Aptos"/>
          <w:sz w:val="24"/>
          <w:szCs w:val="24"/>
        </w:rPr>
        <w:t>an</w:t>
      </w:r>
      <w:r>
        <w:rPr>
          <w:rFonts w:ascii="Aptos" w:eastAsia="Aptos" w:hAnsi="Aptos" w:cs="Aptos"/>
          <w:sz w:val="24"/>
          <w:szCs w:val="24"/>
        </w:rPr>
        <w:t xml:space="preserve"> priručnik za obuku </w:t>
      </w:r>
      <w:r w:rsidR="00FB637B">
        <w:rPr>
          <w:rFonts w:ascii="Aptos" w:eastAsia="Aptos" w:hAnsi="Aptos" w:cs="Aptos"/>
          <w:sz w:val="24"/>
          <w:szCs w:val="24"/>
        </w:rPr>
        <w:t>namijenjen podršci</w:t>
      </w:r>
      <w:r>
        <w:rPr>
          <w:rFonts w:ascii="Aptos" w:eastAsia="Aptos" w:hAnsi="Aptos" w:cs="Aptos"/>
          <w:sz w:val="24"/>
          <w:szCs w:val="24"/>
        </w:rPr>
        <w:t xml:space="preserve"> muzejski</w:t>
      </w:r>
      <w:r w:rsidR="00FB637B">
        <w:rPr>
          <w:rFonts w:ascii="Aptos" w:eastAsia="Aptos" w:hAnsi="Aptos" w:cs="Aptos"/>
          <w:sz w:val="24"/>
          <w:szCs w:val="24"/>
        </w:rPr>
        <w:t>m</w:t>
      </w:r>
      <w:r>
        <w:rPr>
          <w:rFonts w:ascii="Aptos" w:eastAsia="Aptos" w:hAnsi="Aptos" w:cs="Aptos"/>
          <w:sz w:val="24"/>
          <w:szCs w:val="24"/>
        </w:rPr>
        <w:t xml:space="preserve"> stručnjaci</w:t>
      </w:r>
      <w:r w:rsidR="00FB637B">
        <w:rPr>
          <w:rFonts w:ascii="Aptos" w:eastAsia="Aptos" w:hAnsi="Aptos" w:cs="Aptos"/>
          <w:sz w:val="24"/>
          <w:szCs w:val="24"/>
        </w:rPr>
        <w:t>ma</w:t>
      </w:r>
      <w:r>
        <w:rPr>
          <w:rFonts w:ascii="Aptos" w:eastAsia="Aptos" w:hAnsi="Aptos" w:cs="Aptos"/>
          <w:sz w:val="24"/>
          <w:szCs w:val="24"/>
        </w:rPr>
        <w:t xml:space="preserve"> u primjeni pristupa </w:t>
      </w:r>
      <w:r w:rsidR="001C27E8">
        <w:rPr>
          <w:rFonts w:ascii="Aptos" w:eastAsia="Aptos" w:hAnsi="Aptos" w:cs="Aptos"/>
          <w:sz w:val="24"/>
          <w:szCs w:val="24"/>
        </w:rPr>
        <w:t>s</w:t>
      </w:r>
      <w:r>
        <w:rPr>
          <w:rFonts w:ascii="Aptos" w:eastAsia="Aptos" w:hAnsi="Aptos" w:cs="Aptos"/>
          <w:sz w:val="24"/>
          <w:szCs w:val="24"/>
        </w:rPr>
        <w:t xml:space="preserve">vjesnog muzeja. Priručnik će uključivati ​​metodologije, praktične vježbe, smjernice, multimedijalne </w:t>
      </w:r>
      <w:r w:rsidR="00FB637B">
        <w:rPr>
          <w:rFonts w:ascii="Aptos" w:eastAsia="Aptos" w:hAnsi="Aptos" w:cs="Aptos"/>
          <w:sz w:val="24"/>
          <w:szCs w:val="24"/>
        </w:rPr>
        <w:t xml:space="preserve">obrazovne </w:t>
      </w:r>
      <w:r>
        <w:rPr>
          <w:rFonts w:ascii="Aptos" w:eastAsia="Aptos" w:hAnsi="Aptos" w:cs="Aptos"/>
          <w:sz w:val="24"/>
          <w:szCs w:val="24"/>
        </w:rPr>
        <w:t xml:space="preserve">resurse i </w:t>
      </w:r>
      <w:r w:rsidR="00FB637B">
        <w:rPr>
          <w:rFonts w:ascii="Aptos" w:eastAsia="Aptos" w:hAnsi="Aptos" w:cs="Aptos"/>
          <w:sz w:val="24"/>
          <w:szCs w:val="24"/>
        </w:rPr>
        <w:t>primjere dobre</w:t>
      </w:r>
      <w:r>
        <w:rPr>
          <w:rFonts w:ascii="Aptos" w:eastAsia="Aptos" w:hAnsi="Aptos" w:cs="Aptos"/>
          <w:sz w:val="24"/>
          <w:szCs w:val="24"/>
        </w:rPr>
        <w:t xml:space="preserve"> prakse za </w:t>
      </w:r>
      <w:r w:rsidR="00FB637B">
        <w:rPr>
          <w:rFonts w:ascii="Aptos" w:eastAsia="Aptos" w:hAnsi="Aptos" w:cs="Aptos"/>
          <w:sz w:val="24"/>
          <w:szCs w:val="24"/>
        </w:rPr>
        <w:t>osmišljanje</w:t>
      </w:r>
      <w:r>
        <w:rPr>
          <w:rFonts w:ascii="Aptos" w:eastAsia="Aptos" w:hAnsi="Aptos" w:cs="Aptos"/>
          <w:sz w:val="24"/>
          <w:szCs w:val="24"/>
        </w:rPr>
        <w:t xml:space="preserve"> svjesnih muzejskih iskustava i </w:t>
      </w:r>
      <w:r w:rsidR="00FB637B">
        <w:rPr>
          <w:rFonts w:ascii="Aptos" w:eastAsia="Aptos" w:hAnsi="Aptos" w:cs="Aptos"/>
          <w:sz w:val="24"/>
          <w:szCs w:val="24"/>
        </w:rPr>
        <w:t>uključivanje</w:t>
      </w:r>
      <w:r>
        <w:rPr>
          <w:rFonts w:ascii="Aptos" w:eastAsia="Aptos" w:hAnsi="Aptos" w:cs="Aptos"/>
          <w:sz w:val="24"/>
          <w:szCs w:val="24"/>
        </w:rPr>
        <w:t xml:space="preserve"> raz</w:t>
      </w:r>
      <w:r w:rsidR="00FB637B">
        <w:rPr>
          <w:rFonts w:ascii="Aptos" w:eastAsia="Aptos" w:hAnsi="Aptos" w:cs="Aptos"/>
          <w:sz w:val="24"/>
          <w:szCs w:val="24"/>
        </w:rPr>
        <w:t>ličite</w:t>
      </w:r>
      <w:r>
        <w:rPr>
          <w:rFonts w:ascii="Aptos" w:eastAsia="Aptos" w:hAnsi="Aptos" w:cs="Aptos"/>
          <w:sz w:val="24"/>
          <w:szCs w:val="24"/>
        </w:rPr>
        <w:t xml:space="preserve"> publike.</w:t>
      </w:r>
    </w:p>
    <w:p w14:paraId="00000015" w14:textId="77777777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Pametni ekosistem učenja</w:t>
      </w:r>
    </w:p>
    <w:p w14:paraId="00000016" w14:textId="21D3B306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RE-MIND će uspostaviti online </w:t>
      </w:r>
      <w:r w:rsidR="008E61E1">
        <w:rPr>
          <w:rFonts w:ascii="Aptos" w:eastAsia="Aptos" w:hAnsi="Aptos" w:cs="Aptos"/>
          <w:sz w:val="24"/>
          <w:szCs w:val="24"/>
        </w:rPr>
        <w:t xml:space="preserve">Pametni </w:t>
      </w:r>
      <w:r>
        <w:rPr>
          <w:rFonts w:ascii="Aptos" w:eastAsia="Aptos" w:hAnsi="Aptos" w:cs="Aptos"/>
          <w:sz w:val="24"/>
          <w:szCs w:val="24"/>
        </w:rPr>
        <w:t xml:space="preserve">ekosistem učenja, </w:t>
      </w:r>
      <w:r w:rsidR="00AD0838">
        <w:rPr>
          <w:rFonts w:ascii="Aptos" w:eastAsia="Aptos" w:hAnsi="Aptos" w:cs="Aptos"/>
          <w:sz w:val="24"/>
          <w:szCs w:val="24"/>
        </w:rPr>
        <w:t>koji će muzejskim stručnjacima širom Evrope pružati</w:t>
      </w:r>
      <w:r>
        <w:rPr>
          <w:rFonts w:ascii="Aptos" w:eastAsia="Aptos" w:hAnsi="Aptos" w:cs="Aptos"/>
          <w:sz w:val="24"/>
          <w:szCs w:val="24"/>
        </w:rPr>
        <w:t xml:space="preserve"> pristupačne mogućnosti </w:t>
      </w:r>
      <w:r w:rsidR="00AD0838">
        <w:rPr>
          <w:rFonts w:ascii="Aptos" w:eastAsia="Aptos" w:hAnsi="Aptos" w:cs="Aptos"/>
          <w:sz w:val="24"/>
          <w:szCs w:val="24"/>
        </w:rPr>
        <w:t xml:space="preserve">samostalnog </w:t>
      </w:r>
      <w:r>
        <w:rPr>
          <w:rFonts w:ascii="Aptos" w:eastAsia="Aptos" w:hAnsi="Aptos" w:cs="Aptos"/>
          <w:sz w:val="24"/>
          <w:szCs w:val="24"/>
        </w:rPr>
        <w:t xml:space="preserve">učenja vlastitim tempom. Platforma će sadržavati interaktivne module obuke, digitalne resurse, studije slučaja i </w:t>
      </w:r>
      <w:r w:rsidR="00AD0838">
        <w:rPr>
          <w:rFonts w:ascii="Aptos" w:eastAsia="Aptos" w:hAnsi="Aptos" w:cs="Aptos"/>
          <w:sz w:val="24"/>
          <w:szCs w:val="24"/>
        </w:rPr>
        <w:t>prilike za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AD0838">
        <w:rPr>
          <w:rFonts w:ascii="Aptos" w:eastAsia="Aptos" w:hAnsi="Aptos" w:cs="Aptos"/>
          <w:sz w:val="24"/>
          <w:szCs w:val="24"/>
        </w:rPr>
        <w:t>saradničko</w:t>
      </w:r>
      <w:r>
        <w:rPr>
          <w:rFonts w:ascii="Aptos" w:eastAsia="Aptos" w:hAnsi="Aptos" w:cs="Aptos"/>
          <w:sz w:val="24"/>
          <w:szCs w:val="24"/>
        </w:rPr>
        <w:t xml:space="preserve"> učenj</w:t>
      </w:r>
      <w:r w:rsidR="00AD0838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, </w:t>
      </w:r>
      <w:r w:rsidR="00AD0838">
        <w:rPr>
          <w:rFonts w:ascii="Aptos" w:eastAsia="Aptos" w:hAnsi="Aptos" w:cs="Aptos"/>
          <w:sz w:val="24"/>
          <w:szCs w:val="24"/>
        </w:rPr>
        <w:t>uz podršku</w:t>
      </w:r>
      <w:r>
        <w:rPr>
          <w:rFonts w:ascii="Aptos" w:eastAsia="Aptos" w:hAnsi="Aptos" w:cs="Aptos"/>
          <w:sz w:val="24"/>
          <w:szCs w:val="24"/>
        </w:rPr>
        <w:t xml:space="preserve"> kontinuiran</w:t>
      </w:r>
      <w:r w:rsidR="00AD0838">
        <w:rPr>
          <w:rFonts w:ascii="Aptos" w:eastAsia="Aptos" w:hAnsi="Aptos" w:cs="Aptos"/>
          <w:sz w:val="24"/>
          <w:szCs w:val="24"/>
        </w:rPr>
        <w:t>om</w:t>
      </w:r>
      <w:r>
        <w:rPr>
          <w:rFonts w:ascii="Aptos" w:eastAsia="Aptos" w:hAnsi="Aptos" w:cs="Aptos"/>
          <w:sz w:val="24"/>
          <w:szCs w:val="24"/>
        </w:rPr>
        <w:t xml:space="preserve"> profesionaln</w:t>
      </w:r>
      <w:r w:rsidR="00AD0838">
        <w:rPr>
          <w:rFonts w:ascii="Aptos" w:eastAsia="Aptos" w:hAnsi="Aptos" w:cs="Aptos"/>
          <w:sz w:val="24"/>
          <w:szCs w:val="24"/>
        </w:rPr>
        <w:t>om</w:t>
      </w:r>
      <w:r>
        <w:rPr>
          <w:rFonts w:ascii="Aptos" w:eastAsia="Aptos" w:hAnsi="Aptos" w:cs="Aptos"/>
          <w:sz w:val="24"/>
          <w:szCs w:val="24"/>
        </w:rPr>
        <w:t xml:space="preserve"> razvoj</w:t>
      </w:r>
      <w:r w:rsidR="00AD0838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AD0838">
        <w:rPr>
          <w:rFonts w:ascii="Aptos" w:eastAsia="Aptos" w:hAnsi="Aptos" w:cs="Aptos"/>
          <w:sz w:val="24"/>
          <w:szCs w:val="24"/>
        </w:rPr>
        <w:t>putem</w:t>
      </w:r>
      <w:r>
        <w:rPr>
          <w:rFonts w:ascii="Aptos" w:eastAsia="Aptos" w:hAnsi="Aptos" w:cs="Aptos"/>
          <w:sz w:val="24"/>
          <w:szCs w:val="24"/>
        </w:rPr>
        <w:t xml:space="preserve"> mikro-akreditacij</w:t>
      </w:r>
      <w:r w:rsidR="008D72AB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>.</w:t>
      </w:r>
    </w:p>
    <w:p w14:paraId="00000018" w14:textId="3A89CB14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Mikro-akreditacije i profesionalno prizna</w:t>
      </w:r>
      <w:r w:rsidR="00AD0838">
        <w:rPr>
          <w:rFonts w:ascii="Aptos" w:eastAsia="Aptos" w:hAnsi="Aptos" w:cs="Aptos"/>
          <w:b/>
          <w:bCs/>
          <w:sz w:val="24"/>
          <w:szCs w:val="24"/>
        </w:rPr>
        <w:t>va</w:t>
      </w:r>
      <w:r>
        <w:rPr>
          <w:rFonts w:ascii="Aptos" w:eastAsia="Aptos" w:hAnsi="Aptos" w:cs="Aptos"/>
          <w:b/>
          <w:bCs/>
          <w:sz w:val="24"/>
          <w:szCs w:val="24"/>
        </w:rPr>
        <w:t>nje</w:t>
      </w:r>
    </w:p>
    <w:p w14:paraId="00000019" w14:textId="0E1E77BA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Muzejski stručnjaci koji završe program obuke moći će steći mikro-akreditacije koj</w:t>
      </w:r>
      <w:r w:rsidR="00AD0838">
        <w:rPr>
          <w:rFonts w:ascii="Aptos" w:eastAsia="Aptos" w:hAnsi="Aptos" w:cs="Aptos"/>
          <w:sz w:val="24"/>
          <w:szCs w:val="24"/>
        </w:rPr>
        <w:t>ima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AD0838">
        <w:rPr>
          <w:rFonts w:ascii="Aptos" w:eastAsia="Aptos" w:hAnsi="Aptos" w:cs="Aptos"/>
          <w:sz w:val="24"/>
          <w:szCs w:val="24"/>
        </w:rPr>
        <w:t>se potvrđuju</w:t>
      </w:r>
      <w:r>
        <w:rPr>
          <w:rFonts w:ascii="Aptos" w:eastAsia="Aptos" w:hAnsi="Aptos" w:cs="Aptos"/>
          <w:sz w:val="24"/>
          <w:szCs w:val="24"/>
        </w:rPr>
        <w:t xml:space="preserve"> novostečene kompetencije u </w:t>
      </w:r>
      <w:r w:rsidR="00AD0838">
        <w:rPr>
          <w:rFonts w:ascii="Aptos" w:eastAsia="Aptos" w:hAnsi="Aptos" w:cs="Aptos"/>
          <w:sz w:val="24"/>
          <w:szCs w:val="24"/>
        </w:rPr>
        <w:t>oblastima</w:t>
      </w:r>
      <w:r>
        <w:rPr>
          <w:rFonts w:ascii="Aptos" w:eastAsia="Aptos" w:hAnsi="Aptos" w:cs="Aptos"/>
          <w:sz w:val="24"/>
          <w:szCs w:val="24"/>
        </w:rPr>
        <w:t xml:space="preserve"> kao što su </w:t>
      </w:r>
      <w:r w:rsidR="00AD0838">
        <w:rPr>
          <w:rFonts w:ascii="Aptos" w:eastAsia="Aptos" w:hAnsi="Aptos" w:cs="Aptos"/>
          <w:sz w:val="24"/>
          <w:szCs w:val="24"/>
        </w:rPr>
        <w:t>uključivanje</w:t>
      </w:r>
      <w:r>
        <w:rPr>
          <w:rFonts w:ascii="Aptos" w:eastAsia="Aptos" w:hAnsi="Aptos" w:cs="Aptos"/>
          <w:sz w:val="24"/>
          <w:szCs w:val="24"/>
        </w:rPr>
        <w:t xml:space="preserve"> publike zasnovan</w:t>
      </w:r>
      <w:r w:rsidR="00AD0838">
        <w:rPr>
          <w:rFonts w:ascii="Aptos" w:eastAsia="Aptos" w:hAnsi="Aptos" w:cs="Aptos"/>
          <w:sz w:val="24"/>
          <w:szCs w:val="24"/>
        </w:rPr>
        <w:t>o</w:t>
      </w:r>
      <w:r>
        <w:rPr>
          <w:rFonts w:ascii="Aptos" w:eastAsia="Aptos" w:hAnsi="Aptos" w:cs="Aptos"/>
          <w:sz w:val="24"/>
          <w:szCs w:val="24"/>
        </w:rPr>
        <w:t xml:space="preserve"> na svjesnosti, digitaln</w:t>
      </w:r>
      <w:r w:rsidR="00AD0838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AD0838">
        <w:rPr>
          <w:rFonts w:ascii="Aptos" w:eastAsia="Aptos" w:hAnsi="Aptos" w:cs="Aptos"/>
          <w:sz w:val="24"/>
          <w:szCs w:val="24"/>
        </w:rPr>
        <w:t>dobrobit</w:t>
      </w:r>
      <w:r>
        <w:rPr>
          <w:rFonts w:ascii="Aptos" w:eastAsia="Aptos" w:hAnsi="Aptos" w:cs="Aptos"/>
          <w:sz w:val="24"/>
          <w:szCs w:val="24"/>
        </w:rPr>
        <w:t xml:space="preserve"> i međugeneracijsk</w:t>
      </w:r>
      <w:r w:rsidR="00AD0838">
        <w:rPr>
          <w:rFonts w:ascii="Aptos" w:eastAsia="Aptos" w:hAnsi="Aptos" w:cs="Aptos"/>
          <w:sz w:val="24"/>
          <w:szCs w:val="24"/>
        </w:rPr>
        <w:t>o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AD0838">
        <w:rPr>
          <w:rFonts w:ascii="Aptos" w:eastAsia="Aptos" w:hAnsi="Aptos" w:cs="Aptos"/>
          <w:sz w:val="24"/>
          <w:szCs w:val="24"/>
        </w:rPr>
        <w:t>moderiranje</w:t>
      </w:r>
      <w:r>
        <w:rPr>
          <w:rFonts w:ascii="Aptos" w:eastAsia="Aptos" w:hAnsi="Aptos" w:cs="Aptos"/>
          <w:sz w:val="24"/>
          <w:szCs w:val="24"/>
        </w:rPr>
        <w:t xml:space="preserve">. Ove </w:t>
      </w:r>
      <w:r>
        <w:rPr>
          <w:rFonts w:ascii="Aptos" w:eastAsia="Aptos" w:hAnsi="Aptos" w:cs="Aptos"/>
          <w:sz w:val="24"/>
          <w:szCs w:val="24"/>
        </w:rPr>
        <w:lastRenderedPageBreak/>
        <w:t>akreditacije bit će usklađene s evropskim okvirima kompetencija,</w:t>
      </w:r>
      <w:r w:rsidR="00AD0838">
        <w:rPr>
          <w:rFonts w:ascii="Aptos" w:eastAsia="Aptos" w:hAnsi="Aptos" w:cs="Aptos"/>
          <w:sz w:val="24"/>
          <w:szCs w:val="24"/>
        </w:rPr>
        <w:t xml:space="preserve"> čime će se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AD0838">
        <w:rPr>
          <w:rFonts w:ascii="Aptos" w:eastAsia="Aptos" w:hAnsi="Aptos" w:cs="Aptos"/>
          <w:sz w:val="24"/>
          <w:szCs w:val="24"/>
        </w:rPr>
        <w:t>unaprijediti</w:t>
      </w:r>
      <w:r>
        <w:rPr>
          <w:rFonts w:ascii="Aptos" w:eastAsia="Aptos" w:hAnsi="Aptos" w:cs="Aptos"/>
          <w:sz w:val="24"/>
          <w:szCs w:val="24"/>
        </w:rPr>
        <w:t xml:space="preserve"> prepozna</w:t>
      </w:r>
      <w:r w:rsidR="00AD0838">
        <w:rPr>
          <w:rFonts w:ascii="Aptos" w:eastAsia="Aptos" w:hAnsi="Aptos" w:cs="Aptos"/>
          <w:sz w:val="24"/>
          <w:szCs w:val="24"/>
        </w:rPr>
        <w:t>tljivost</w:t>
      </w:r>
      <w:r>
        <w:rPr>
          <w:rFonts w:ascii="Aptos" w:eastAsia="Aptos" w:hAnsi="Aptos" w:cs="Aptos"/>
          <w:sz w:val="24"/>
          <w:szCs w:val="24"/>
        </w:rPr>
        <w:t xml:space="preserve"> i prenosivost stečenih vještina.</w:t>
      </w:r>
    </w:p>
    <w:p w14:paraId="0000001B" w14:textId="49244712" w:rsidR="008A7085" w:rsidRDefault="00150626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Jačanje kapaciteta muzejskih stručnjaka</w:t>
      </w:r>
    </w:p>
    <w:p w14:paraId="0000001C" w14:textId="0FC74DCA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Projekt će ojačati kapacitete muzejskog osoblja opremajući ih inovativnim metodama i praktičnim vještinama za:</w:t>
      </w:r>
    </w:p>
    <w:p w14:paraId="0000001D" w14:textId="1A71DC88" w:rsidR="008A7085" w:rsidRDefault="00150626" w:rsidP="002F02B9">
      <w:pPr>
        <w:numPr>
          <w:ilvl w:val="0"/>
          <w:numId w:val="1"/>
        </w:numPr>
        <w:spacing w:line="278" w:lineRule="auto"/>
        <w:jc w:val="both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osmišljavanje svjesnih i inkluzivnih muzejskih iskustava;</w:t>
      </w:r>
    </w:p>
    <w:p w14:paraId="0000001E" w14:textId="2E6F1A58" w:rsidR="008A7085" w:rsidRDefault="00000000" w:rsidP="002F02B9">
      <w:pPr>
        <w:numPr>
          <w:ilvl w:val="0"/>
          <w:numId w:val="1"/>
        </w:numPr>
        <w:spacing w:line="278" w:lineRule="auto"/>
        <w:jc w:val="both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promovi</w:t>
      </w:r>
      <w:r w:rsidR="00150626">
        <w:rPr>
          <w:rFonts w:ascii="Aptos" w:eastAsia="Aptos" w:hAnsi="Aptos" w:cs="Aptos"/>
          <w:sz w:val="24"/>
          <w:szCs w:val="24"/>
        </w:rPr>
        <w:t>sanje</w:t>
      </w:r>
      <w:r>
        <w:rPr>
          <w:rFonts w:ascii="Aptos" w:eastAsia="Aptos" w:hAnsi="Aptos" w:cs="Aptos"/>
          <w:sz w:val="24"/>
          <w:szCs w:val="24"/>
        </w:rPr>
        <w:t xml:space="preserve"> zdrav</w:t>
      </w:r>
      <w:r w:rsidR="00150626">
        <w:rPr>
          <w:rFonts w:ascii="Aptos" w:eastAsia="Aptos" w:hAnsi="Aptos" w:cs="Aptos"/>
          <w:sz w:val="24"/>
          <w:szCs w:val="24"/>
        </w:rPr>
        <w:t>og</w:t>
      </w:r>
      <w:r>
        <w:rPr>
          <w:rFonts w:ascii="Aptos" w:eastAsia="Aptos" w:hAnsi="Aptos" w:cs="Aptos"/>
          <w:sz w:val="24"/>
          <w:szCs w:val="24"/>
        </w:rPr>
        <w:t xml:space="preserve"> i uravnotežen</w:t>
      </w:r>
      <w:r w:rsidR="00150626">
        <w:rPr>
          <w:rFonts w:ascii="Aptos" w:eastAsia="Aptos" w:hAnsi="Aptos" w:cs="Aptos"/>
          <w:sz w:val="24"/>
          <w:szCs w:val="24"/>
        </w:rPr>
        <w:t>og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150626">
        <w:rPr>
          <w:rFonts w:ascii="Aptos" w:eastAsia="Aptos" w:hAnsi="Aptos" w:cs="Aptos"/>
          <w:sz w:val="24"/>
          <w:szCs w:val="24"/>
        </w:rPr>
        <w:t>korištenja</w:t>
      </w:r>
      <w:r>
        <w:rPr>
          <w:rFonts w:ascii="Aptos" w:eastAsia="Aptos" w:hAnsi="Aptos" w:cs="Aptos"/>
          <w:sz w:val="24"/>
          <w:szCs w:val="24"/>
        </w:rPr>
        <w:t xml:space="preserve"> digitalnih tehnologija;</w:t>
      </w:r>
    </w:p>
    <w:p w14:paraId="0000001F" w14:textId="086E8E9F" w:rsidR="008A7085" w:rsidRDefault="00150626" w:rsidP="002F02B9">
      <w:pPr>
        <w:numPr>
          <w:ilvl w:val="0"/>
          <w:numId w:val="1"/>
        </w:numPr>
        <w:spacing w:line="278" w:lineRule="auto"/>
        <w:jc w:val="both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uključivanje djece, mladih, starijih osoba i porodica kroz međugeneracijske aktivnosti;</w:t>
      </w:r>
    </w:p>
    <w:p w14:paraId="00000020" w14:textId="3C1456E3" w:rsidR="008A7085" w:rsidRDefault="00000000" w:rsidP="002F02B9">
      <w:pPr>
        <w:numPr>
          <w:ilvl w:val="0"/>
          <w:numId w:val="1"/>
        </w:numPr>
        <w:spacing w:after="160" w:line="278" w:lineRule="auto"/>
        <w:jc w:val="both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podstica</w:t>
      </w:r>
      <w:r w:rsidR="00150626">
        <w:rPr>
          <w:rFonts w:ascii="Aptos" w:eastAsia="Aptos" w:hAnsi="Aptos" w:cs="Aptos"/>
          <w:sz w:val="24"/>
          <w:szCs w:val="24"/>
        </w:rPr>
        <w:t>nje</w:t>
      </w:r>
      <w:r>
        <w:rPr>
          <w:rFonts w:ascii="Aptos" w:eastAsia="Aptos" w:hAnsi="Aptos" w:cs="Aptos"/>
          <w:sz w:val="24"/>
          <w:szCs w:val="24"/>
        </w:rPr>
        <w:t xml:space="preserve"> emocionaln</w:t>
      </w:r>
      <w:r w:rsidR="00150626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150626">
        <w:rPr>
          <w:rFonts w:ascii="Aptos" w:eastAsia="Aptos" w:hAnsi="Aptos" w:cs="Aptos"/>
          <w:sz w:val="24"/>
          <w:szCs w:val="24"/>
        </w:rPr>
        <w:t>dobrobiti</w:t>
      </w:r>
      <w:r>
        <w:rPr>
          <w:rFonts w:ascii="Aptos" w:eastAsia="Aptos" w:hAnsi="Aptos" w:cs="Aptos"/>
          <w:sz w:val="24"/>
          <w:szCs w:val="24"/>
        </w:rPr>
        <w:t xml:space="preserve"> i </w:t>
      </w:r>
      <w:r w:rsidR="00150626">
        <w:rPr>
          <w:rFonts w:ascii="Aptos" w:eastAsia="Aptos" w:hAnsi="Aptos" w:cs="Aptos"/>
          <w:sz w:val="24"/>
          <w:szCs w:val="24"/>
        </w:rPr>
        <w:t>društvene inkluzije</w:t>
      </w:r>
      <w:r>
        <w:rPr>
          <w:rFonts w:ascii="Aptos" w:eastAsia="Aptos" w:hAnsi="Aptos" w:cs="Aptos"/>
          <w:sz w:val="24"/>
          <w:szCs w:val="24"/>
        </w:rPr>
        <w:t xml:space="preserve"> u muzejskim okruženjima.</w:t>
      </w:r>
    </w:p>
    <w:p w14:paraId="00000021" w14:textId="77777777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Obrazovne aktivnosti i međugeneracijski programi</w:t>
      </w:r>
    </w:p>
    <w:p w14:paraId="00000022" w14:textId="46E8FF43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RE-MIND će osmisliti i pilotirati niz edukativnih aktivnosti, sesija</w:t>
      </w:r>
      <w:r w:rsidR="00150626">
        <w:rPr>
          <w:rFonts w:ascii="Aptos" w:eastAsia="Aptos" w:hAnsi="Aptos" w:cs="Aptos"/>
          <w:sz w:val="24"/>
          <w:szCs w:val="24"/>
        </w:rPr>
        <w:t xml:space="preserve"> svjesne prisutnosti</w:t>
      </w:r>
      <w:r>
        <w:rPr>
          <w:rFonts w:ascii="Aptos" w:eastAsia="Aptos" w:hAnsi="Aptos" w:cs="Aptos"/>
          <w:sz w:val="24"/>
          <w:szCs w:val="24"/>
        </w:rPr>
        <w:t xml:space="preserve">, iskustava pripovijedanja i međugeneracijskih radionica koje </w:t>
      </w:r>
      <w:r w:rsidR="00150626">
        <w:rPr>
          <w:rFonts w:ascii="Aptos" w:eastAsia="Aptos" w:hAnsi="Aptos" w:cs="Aptos"/>
          <w:sz w:val="24"/>
          <w:szCs w:val="24"/>
        </w:rPr>
        <w:t xml:space="preserve">će </w:t>
      </w:r>
      <w:r>
        <w:rPr>
          <w:rFonts w:ascii="Aptos" w:eastAsia="Aptos" w:hAnsi="Aptos" w:cs="Aptos"/>
          <w:sz w:val="24"/>
          <w:szCs w:val="24"/>
        </w:rPr>
        <w:t>aktivno uključ</w:t>
      </w:r>
      <w:r w:rsidR="00150626">
        <w:rPr>
          <w:rFonts w:ascii="Aptos" w:eastAsia="Aptos" w:hAnsi="Aptos" w:cs="Aptos"/>
          <w:sz w:val="24"/>
          <w:szCs w:val="24"/>
        </w:rPr>
        <w:t>ivati</w:t>
      </w:r>
      <w:r>
        <w:rPr>
          <w:rFonts w:ascii="Aptos" w:eastAsia="Aptos" w:hAnsi="Aptos" w:cs="Aptos"/>
          <w:sz w:val="24"/>
          <w:szCs w:val="24"/>
        </w:rPr>
        <w:t xml:space="preserve"> djecu,</w:t>
      </w:r>
      <w:r w:rsidR="00150626">
        <w:rPr>
          <w:rFonts w:ascii="Aptos" w:eastAsia="Aptos" w:hAnsi="Aptos" w:cs="Aptos"/>
          <w:sz w:val="24"/>
          <w:szCs w:val="24"/>
        </w:rPr>
        <w:t xml:space="preserve"> pripadnike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150626">
        <w:rPr>
          <w:rFonts w:ascii="Aptos" w:eastAsia="Aptos" w:hAnsi="Aptos" w:cs="Aptos"/>
          <w:sz w:val="24"/>
          <w:szCs w:val="24"/>
        </w:rPr>
        <w:t>g</w:t>
      </w:r>
      <w:r>
        <w:rPr>
          <w:rFonts w:ascii="Aptos" w:eastAsia="Aptos" w:hAnsi="Aptos" w:cs="Aptos"/>
          <w:sz w:val="24"/>
          <w:szCs w:val="24"/>
        </w:rPr>
        <w:t>eneracij</w:t>
      </w:r>
      <w:r w:rsidR="00150626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Z, starije osobe i muzejske stručnjake u zajedničko stvaranje muzejskih iskustava.</w:t>
      </w:r>
    </w:p>
    <w:p w14:paraId="00000024" w14:textId="77777777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Implementacija i validacija pilot projekta</w:t>
      </w:r>
    </w:p>
    <w:p w14:paraId="00000025" w14:textId="4AB4BE47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Model svjesnog muzeja bit će testiran i validiran kroz pilot aktivnosti i </w:t>
      </w:r>
      <w:r w:rsidR="00150626">
        <w:rPr>
          <w:rFonts w:ascii="Aptos" w:eastAsia="Aptos" w:hAnsi="Aptos" w:cs="Aptos"/>
          <w:sz w:val="24"/>
          <w:szCs w:val="24"/>
        </w:rPr>
        <w:t xml:space="preserve">prezentacijske </w:t>
      </w:r>
      <w:r>
        <w:rPr>
          <w:rFonts w:ascii="Aptos" w:eastAsia="Aptos" w:hAnsi="Aptos" w:cs="Aptos"/>
          <w:sz w:val="24"/>
          <w:szCs w:val="24"/>
        </w:rPr>
        <w:t>događaje</w:t>
      </w:r>
      <w:r w:rsidR="00150626">
        <w:rPr>
          <w:rFonts w:ascii="Aptos" w:eastAsia="Aptos" w:hAnsi="Aptos" w:cs="Aptos"/>
          <w:sz w:val="24"/>
          <w:szCs w:val="24"/>
        </w:rPr>
        <w:t xml:space="preserve"> </w:t>
      </w:r>
      <w:r w:rsidR="00A210C8">
        <w:rPr>
          <w:rFonts w:ascii="Aptos" w:eastAsia="Aptos" w:hAnsi="Aptos" w:cs="Aptos"/>
          <w:sz w:val="24"/>
          <w:szCs w:val="24"/>
        </w:rPr>
        <w:t>(showroom events)</w:t>
      </w:r>
      <w:r>
        <w:rPr>
          <w:rFonts w:ascii="Aptos" w:eastAsia="Aptos" w:hAnsi="Aptos" w:cs="Aptos"/>
          <w:sz w:val="24"/>
          <w:szCs w:val="24"/>
        </w:rPr>
        <w:t xml:space="preserve"> u partnerskim muzejima širom Evrope. Ove demonstracije </w:t>
      </w:r>
      <w:r w:rsidR="00A210C8">
        <w:rPr>
          <w:rFonts w:ascii="Aptos" w:eastAsia="Aptos" w:hAnsi="Aptos" w:cs="Aptos"/>
          <w:sz w:val="24"/>
          <w:szCs w:val="24"/>
        </w:rPr>
        <w:t>u stvarnim uslovima</w:t>
      </w:r>
      <w:r>
        <w:rPr>
          <w:rFonts w:ascii="Aptos" w:eastAsia="Aptos" w:hAnsi="Aptos" w:cs="Aptos"/>
          <w:sz w:val="24"/>
          <w:szCs w:val="24"/>
        </w:rPr>
        <w:t xml:space="preserve"> pružit će vrijedne povratne informacije, usavršiti metodologiju i prikazati njenu praktičnu primjenu u različitim kulturnim kontekstima.</w:t>
      </w:r>
    </w:p>
    <w:p w14:paraId="00000027" w14:textId="6F2C31E3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Priznanje </w:t>
      </w:r>
      <w:r w:rsidR="00A210C8">
        <w:rPr>
          <w:rFonts w:ascii="Aptos" w:eastAsia="Aptos" w:hAnsi="Aptos" w:cs="Aptos"/>
          <w:b/>
          <w:bCs/>
          <w:sz w:val="24"/>
          <w:szCs w:val="24"/>
        </w:rPr>
        <w:t>„S</w:t>
      </w:r>
      <w:r>
        <w:rPr>
          <w:rFonts w:ascii="Aptos" w:eastAsia="Aptos" w:hAnsi="Aptos" w:cs="Aptos"/>
          <w:b/>
          <w:bCs/>
          <w:sz w:val="24"/>
          <w:szCs w:val="24"/>
        </w:rPr>
        <w:t>vjesn</w:t>
      </w:r>
      <w:r w:rsidR="00A210C8">
        <w:rPr>
          <w:rFonts w:ascii="Aptos" w:eastAsia="Aptos" w:hAnsi="Aptos" w:cs="Aptos"/>
          <w:b/>
          <w:bCs/>
          <w:sz w:val="24"/>
          <w:szCs w:val="24"/>
        </w:rPr>
        <w:t>i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 muzej</w:t>
      </w:r>
      <w:r w:rsidR="00A210C8">
        <w:rPr>
          <w:rFonts w:ascii="Aptos" w:eastAsia="Aptos" w:hAnsi="Aptos" w:cs="Aptos"/>
          <w:b/>
          <w:bCs/>
          <w:sz w:val="24"/>
          <w:szCs w:val="24"/>
        </w:rPr>
        <w:t>“</w:t>
      </w:r>
    </w:p>
    <w:p w14:paraId="00000028" w14:textId="489EEB22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Projekt će </w:t>
      </w:r>
      <w:r w:rsidR="00A210C8">
        <w:rPr>
          <w:rFonts w:ascii="Aptos" w:eastAsia="Aptos" w:hAnsi="Aptos" w:cs="Aptos"/>
          <w:sz w:val="24"/>
          <w:szCs w:val="24"/>
        </w:rPr>
        <w:t>uspostaviti sistem</w:t>
      </w:r>
      <w:r>
        <w:rPr>
          <w:rFonts w:ascii="Aptos" w:eastAsia="Aptos" w:hAnsi="Aptos" w:cs="Aptos"/>
          <w:sz w:val="24"/>
          <w:szCs w:val="24"/>
        </w:rPr>
        <w:t xml:space="preserve"> priznanja </w:t>
      </w:r>
      <w:r w:rsidR="00A210C8">
        <w:rPr>
          <w:rFonts w:ascii="Aptos" w:eastAsia="Aptos" w:hAnsi="Aptos" w:cs="Aptos"/>
          <w:sz w:val="24"/>
          <w:szCs w:val="24"/>
        </w:rPr>
        <w:t>„Svjesni muzej“</w:t>
      </w:r>
      <w:r>
        <w:rPr>
          <w:rFonts w:ascii="Aptos" w:eastAsia="Aptos" w:hAnsi="Aptos" w:cs="Aptos"/>
          <w:sz w:val="24"/>
          <w:szCs w:val="24"/>
        </w:rPr>
        <w:t>, kojim će se oda</w:t>
      </w:r>
      <w:r w:rsidR="00A210C8">
        <w:rPr>
          <w:rFonts w:ascii="Aptos" w:eastAsia="Aptos" w:hAnsi="Aptos" w:cs="Aptos"/>
          <w:sz w:val="24"/>
          <w:szCs w:val="24"/>
        </w:rPr>
        <w:t>va</w:t>
      </w:r>
      <w:r>
        <w:rPr>
          <w:rFonts w:ascii="Aptos" w:eastAsia="Aptos" w:hAnsi="Aptos" w:cs="Aptos"/>
          <w:sz w:val="24"/>
          <w:szCs w:val="24"/>
        </w:rPr>
        <w:t xml:space="preserve">ti priznanje muzejima koji uspješno usvoje RE-MIND metodologiju i pokažu izvrsnost u </w:t>
      </w:r>
      <w:r w:rsidR="00A210C8">
        <w:rPr>
          <w:rFonts w:ascii="Aptos" w:eastAsia="Aptos" w:hAnsi="Aptos" w:cs="Aptos"/>
          <w:sz w:val="24"/>
          <w:szCs w:val="24"/>
        </w:rPr>
        <w:t xml:space="preserve">promovisanju </w:t>
      </w:r>
      <w:r>
        <w:rPr>
          <w:rFonts w:ascii="Aptos" w:eastAsia="Aptos" w:hAnsi="Aptos" w:cs="Aptos"/>
          <w:sz w:val="24"/>
          <w:szCs w:val="24"/>
        </w:rPr>
        <w:t xml:space="preserve">digitalne dobrobiti, inkluzije i međugeneracijskog </w:t>
      </w:r>
      <w:r w:rsidR="00A210C8">
        <w:rPr>
          <w:rFonts w:ascii="Aptos" w:eastAsia="Aptos" w:hAnsi="Aptos" w:cs="Aptos"/>
          <w:sz w:val="24"/>
          <w:szCs w:val="24"/>
        </w:rPr>
        <w:t>uključivanja</w:t>
      </w:r>
      <w:r>
        <w:rPr>
          <w:rFonts w:ascii="Aptos" w:eastAsia="Aptos" w:hAnsi="Aptos" w:cs="Aptos"/>
          <w:sz w:val="24"/>
          <w:szCs w:val="24"/>
        </w:rPr>
        <w:t>.</w:t>
      </w:r>
    </w:p>
    <w:p w14:paraId="0000002A" w14:textId="07E7266B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Mreža svjesnih muzeja</w:t>
      </w:r>
      <w:r w:rsidR="00A210C8">
        <w:rPr>
          <w:rFonts w:ascii="Aptos" w:eastAsia="Aptos" w:hAnsi="Aptos" w:cs="Aptos"/>
          <w:b/>
          <w:bCs/>
          <w:sz w:val="24"/>
          <w:szCs w:val="24"/>
        </w:rPr>
        <w:t xml:space="preserve"> (Mindful Museums Network)</w:t>
      </w:r>
    </w:p>
    <w:p w14:paraId="0000002B" w14:textId="55C1E0D3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Kako bi se osigurala dugoročna održivost projekta, RE-MIND će </w:t>
      </w:r>
      <w:r w:rsidR="00A210C8">
        <w:rPr>
          <w:rFonts w:ascii="Aptos" w:eastAsia="Aptos" w:hAnsi="Aptos" w:cs="Aptos"/>
          <w:sz w:val="24"/>
          <w:szCs w:val="24"/>
        </w:rPr>
        <w:t xml:space="preserve">uspostaviti </w:t>
      </w:r>
      <w:r>
        <w:rPr>
          <w:rFonts w:ascii="Aptos" w:eastAsia="Aptos" w:hAnsi="Aptos" w:cs="Aptos"/>
          <w:sz w:val="24"/>
          <w:szCs w:val="24"/>
        </w:rPr>
        <w:t>Mrežu svjesnih muzeja (Mindful Museums Network), koja će okup</w:t>
      </w:r>
      <w:r w:rsidR="00A210C8">
        <w:rPr>
          <w:rFonts w:ascii="Aptos" w:eastAsia="Aptos" w:hAnsi="Aptos" w:cs="Aptos"/>
          <w:sz w:val="24"/>
          <w:szCs w:val="24"/>
        </w:rPr>
        <w:t>ljati</w:t>
      </w:r>
      <w:r>
        <w:rPr>
          <w:rFonts w:ascii="Aptos" w:eastAsia="Aptos" w:hAnsi="Aptos" w:cs="Aptos"/>
          <w:sz w:val="24"/>
          <w:szCs w:val="24"/>
        </w:rPr>
        <w:t xml:space="preserve"> muzeje, kulturne organizacije, edukatore i </w:t>
      </w:r>
      <w:r w:rsidR="00A210C8">
        <w:rPr>
          <w:rFonts w:ascii="Aptos" w:eastAsia="Aptos" w:hAnsi="Aptos" w:cs="Aptos"/>
          <w:sz w:val="24"/>
          <w:szCs w:val="24"/>
        </w:rPr>
        <w:t>druge aktere</w:t>
      </w:r>
      <w:r>
        <w:rPr>
          <w:rFonts w:ascii="Aptos" w:eastAsia="Aptos" w:hAnsi="Aptos" w:cs="Aptos"/>
          <w:sz w:val="24"/>
          <w:szCs w:val="24"/>
        </w:rPr>
        <w:t xml:space="preserve"> zainteresovane za promovisanje svjesnog i inkluzivnog </w:t>
      </w:r>
      <w:r w:rsidR="00A210C8">
        <w:rPr>
          <w:rFonts w:ascii="Aptos" w:eastAsia="Aptos" w:hAnsi="Aptos" w:cs="Aptos"/>
          <w:sz w:val="24"/>
          <w:szCs w:val="24"/>
        </w:rPr>
        <w:t>učešća u kulturi</w:t>
      </w:r>
      <w:r>
        <w:rPr>
          <w:rFonts w:ascii="Aptos" w:eastAsia="Aptos" w:hAnsi="Aptos" w:cs="Aptos"/>
          <w:sz w:val="24"/>
          <w:szCs w:val="24"/>
        </w:rPr>
        <w:t>. Mreža će olakšati razmjenu znanja, saradnju i kontinuirano širenje rezultata projekta i nakon njegovog završetka.</w:t>
      </w:r>
    </w:p>
    <w:p w14:paraId="0000002D" w14:textId="1412B0E9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Preporuke za </w:t>
      </w:r>
      <w:r w:rsidR="00A210C8">
        <w:rPr>
          <w:rFonts w:ascii="Aptos" w:eastAsia="Aptos" w:hAnsi="Aptos" w:cs="Aptos"/>
          <w:b/>
          <w:bCs/>
          <w:sz w:val="24"/>
          <w:szCs w:val="24"/>
        </w:rPr>
        <w:t>javne politike i evropski doseg</w:t>
      </w:r>
    </w:p>
    <w:p w14:paraId="0000002E" w14:textId="6C7960E7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lastRenderedPageBreak/>
        <w:t xml:space="preserve">RE-MIND će izraditi preporuke i praktične smjernice za kulturne institucije, muzejske mreže i </w:t>
      </w:r>
      <w:r w:rsidR="00A210C8">
        <w:rPr>
          <w:rFonts w:ascii="Aptos" w:eastAsia="Aptos" w:hAnsi="Aptos" w:cs="Aptos"/>
          <w:sz w:val="24"/>
          <w:szCs w:val="24"/>
        </w:rPr>
        <w:t>donosioce odluka</w:t>
      </w:r>
      <w:r>
        <w:rPr>
          <w:rFonts w:ascii="Aptos" w:eastAsia="Aptos" w:hAnsi="Aptos" w:cs="Aptos"/>
          <w:sz w:val="24"/>
          <w:szCs w:val="24"/>
        </w:rPr>
        <w:t xml:space="preserve">, doprinoseći razvoju inkluzivnijih, digitalno odgovornijih i </w:t>
      </w:r>
      <w:r w:rsidR="00A210C8">
        <w:rPr>
          <w:rFonts w:ascii="Aptos" w:eastAsia="Aptos" w:hAnsi="Aptos" w:cs="Aptos"/>
          <w:sz w:val="24"/>
          <w:szCs w:val="24"/>
        </w:rPr>
        <w:t xml:space="preserve">na dobrobit usmjerenih </w:t>
      </w:r>
      <w:r>
        <w:rPr>
          <w:rFonts w:ascii="Aptos" w:eastAsia="Aptos" w:hAnsi="Aptos" w:cs="Aptos"/>
          <w:sz w:val="24"/>
          <w:szCs w:val="24"/>
        </w:rPr>
        <w:t>kulturnih politika širom Evrope.</w:t>
      </w:r>
    </w:p>
    <w:p w14:paraId="00000030" w14:textId="77777777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Dugoročni utjecaj</w:t>
      </w:r>
    </w:p>
    <w:p w14:paraId="00000031" w14:textId="26D3DDF7" w:rsidR="008A7085" w:rsidRDefault="00000000" w:rsidP="001A5191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Do </w:t>
      </w:r>
      <w:r w:rsidR="00A210C8">
        <w:rPr>
          <w:rFonts w:ascii="Aptos" w:eastAsia="Aptos" w:hAnsi="Aptos" w:cs="Aptos"/>
          <w:sz w:val="24"/>
          <w:szCs w:val="24"/>
        </w:rPr>
        <w:t xml:space="preserve">završetka </w:t>
      </w:r>
      <w:r>
        <w:rPr>
          <w:rFonts w:ascii="Aptos" w:eastAsia="Aptos" w:hAnsi="Aptos" w:cs="Aptos"/>
          <w:sz w:val="24"/>
          <w:szCs w:val="24"/>
        </w:rPr>
        <w:t xml:space="preserve">projekta, RE-MIND će muzejima pružiti validiran i održiv model izgradnje kapaciteta koji </w:t>
      </w:r>
      <w:r w:rsidR="00A210C8">
        <w:rPr>
          <w:rFonts w:ascii="Aptos" w:eastAsia="Aptos" w:hAnsi="Aptos" w:cs="Aptos"/>
          <w:sz w:val="24"/>
          <w:szCs w:val="24"/>
        </w:rPr>
        <w:t xml:space="preserve">unapređuje uključivanje </w:t>
      </w:r>
      <w:r>
        <w:rPr>
          <w:rFonts w:ascii="Aptos" w:eastAsia="Aptos" w:hAnsi="Aptos" w:cs="Aptos"/>
          <w:sz w:val="24"/>
          <w:szCs w:val="24"/>
        </w:rPr>
        <w:t>publike, podržava digitaln</w:t>
      </w:r>
      <w:r w:rsidR="00A210C8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A210C8">
        <w:rPr>
          <w:rFonts w:ascii="Aptos" w:eastAsia="Aptos" w:hAnsi="Aptos" w:cs="Aptos"/>
          <w:sz w:val="24"/>
          <w:szCs w:val="24"/>
        </w:rPr>
        <w:t>dobrobit</w:t>
      </w:r>
      <w:r>
        <w:rPr>
          <w:rFonts w:ascii="Aptos" w:eastAsia="Aptos" w:hAnsi="Aptos" w:cs="Aptos"/>
          <w:sz w:val="24"/>
          <w:szCs w:val="24"/>
        </w:rPr>
        <w:t xml:space="preserve">, promoviše međugeneracijski dijalog i jača ulogu muzeja kao prostora za učenje, </w:t>
      </w:r>
      <w:r w:rsidR="004B021D">
        <w:rPr>
          <w:rFonts w:ascii="Aptos" w:eastAsia="Aptos" w:hAnsi="Aptos" w:cs="Aptos"/>
          <w:sz w:val="24"/>
          <w:szCs w:val="24"/>
        </w:rPr>
        <w:t>promišljanje</w:t>
      </w:r>
      <w:r>
        <w:rPr>
          <w:rFonts w:ascii="Aptos" w:eastAsia="Aptos" w:hAnsi="Aptos" w:cs="Aptos"/>
          <w:sz w:val="24"/>
          <w:szCs w:val="24"/>
        </w:rPr>
        <w:t xml:space="preserve"> i </w:t>
      </w:r>
      <w:r w:rsidR="004B021D">
        <w:rPr>
          <w:rFonts w:ascii="Aptos" w:eastAsia="Aptos" w:hAnsi="Aptos" w:cs="Aptos"/>
          <w:sz w:val="24"/>
          <w:szCs w:val="24"/>
        </w:rPr>
        <w:t>dobrobit</w:t>
      </w:r>
      <w:r>
        <w:rPr>
          <w:rFonts w:ascii="Aptos" w:eastAsia="Aptos" w:hAnsi="Aptos" w:cs="Aptos"/>
          <w:sz w:val="24"/>
          <w:szCs w:val="24"/>
        </w:rPr>
        <w:t xml:space="preserve"> zajednice širom Evrope.</w:t>
      </w:r>
    </w:p>
    <w:p w14:paraId="00000032" w14:textId="77777777" w:rsidR="008A7085" w:rsidRDefault="00000000" w:rsidP="002F02B9">
      <w:pPr>
        <w:numPr>
          <w:ilvl w:val="0"/>
          <w:numId w:val="2"/>
        </w:numPr>
        <w:spacing w:after="160" w:line="27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Konzorcij</w:t>
      </w:r>
    </w:p>
    <w:p w14:paraId="00000033" w14:textId="06D49914" w:rsidR="008A7085" w:rsidRDefault="004B021D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MEI</w:t>
      </w:r>
    </w:p>
    <w:p w14:paraId="00000034" w14:textId="4D0E0A03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 w:rsidRPr="001A5191">
        <w:rPr>
          <w:rFonts w:ascii="Aptos" w:eastAsia="Aptos" w:hAnsi="Aptos" w:cs="Aptos"/>
          <w:b/>
          <w:bCs/>
          <w:sz w:val="24"/>
          <w:szCs w:val="24"/>
        </w:rPr>
        <w:t>Minds Europe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Pr="001E7871">
        <w:rPr>
          <w:rFonts w:ascii="Aptos" w:eastAsia="Aptos" w:hAnsi="Aptos" w:cs="Aptos"/>
          <w:b/>
          <w:bCs/>
          <w:sz w:val="24"/>
          <w:szCs w:val="24"/>
        </w:rPr>
        <w:t xml:space="preserve">– Institut za </w:t>
      </w:r>
      <w:r w:rsidR="00CC276A" w:rsidRPr="001E7871">
        <w:rPr>
          <w:rFonts w:ascii="Aptos" w:eastAsia="Aptos" w:hAnsi="Aptos" w:cs="Aptos"/>
          <w:b/>
          <w:bCs/>
          <w:sz w:val="24"/>
          <w:szCs w:val="24"/>
        </w:rPr>
        <w:t>istraživačku izvrsnost</w:t>
      </w:r>
      <w:r w:rsidRPr="001E7871">
        <w:rPr>
          <w:rFonts w:ascii="Aptos" w:eastAsia="Aptos" w:hAnsi="Aptos" w:cs="Aptos"/>
          <w:b/>
          <w:bCs/>
          <w:sz w:val="24"/>
          <w:szCs w:val="24"/>
        </w:rPr>
        <w:t xml:space="preserve"> i tehnološki napredak (MEI)</w:t>
      </w:r>
      <w:r>
        <w:rPr>
          <w:rFonts w:ascii="Aptos" w:eastAsia="Aptos" w:hAnsi="Aptos" w:cs="Aptos"/>
          <w:sz w:val="24"/>
          <w:szCs w:val="24"/>
        </w:rPr>
        <w:t xml:space="preserve"> je nevladina, neprofitna organizacija za istraživanje i razvoj sa sjedištem u Novom Sadu,</w:t>
      </w:r>
      <w:r w:rsidR="00F10CD4">
        <w:rPr>
          <w:rFonts w:ascii="Aptos" w:eastAsia="Aptos" w:hAnsi="Aptos" w:cs="Aptos"/>
          <w:sz w:val="24"/>
          <w:szCs w:val="24"/>
        </w:rPr>
        <w:t xml:space="preserve"> u</w:t>
      </w:r>
      <w:r>
        <w:rPr>
          <w:rFonts w:ascii="Aptos" w:eastAsia="Aptos" w:hAnsi="Aptos" w:cs="Aptos"/>
          <w:sz w:val="24"/>
          <w:szCs w:val="24"/>
        </w:rPr>
        <w:t xml:space="preserve"> Srbij</w:t>
      </w:r>
      <w:r w:rsidR="00F10CD4">
        <w:rPr>
          <w:rFonts w:ascii="Aptos" w:eastAsia="Aptos" w:hAnsi="Aptos" w:cs="Aptos"/>
          <w:sz w:val="24"/>
          <w:szCs w:val="24"/>
        </w:rPr>
        <w:t>i</w:t>
      </w:r>
      <w:r>
        <w:rPr>
          <w:rFonts w:ascii="Aptos" w:eastAsia="Aptos" w:hAnsi="Aptos" w:cs="Aptos"/>
          <w:sz w:val="24"/>
          <w:szCs w:val="24"/>
        </w:rPr>
        <w:t xml:space="preserve">, osnovana 2020. godine. Djelujući kroz četiri strateška stuba – </w:t>
      </w:r>
      <w:r w:rsidR="00CC276A">
        <w:rPr>
          <w:rFonts w:ascii="Aptos" w:eastAsia="Aptos" w:hAnsi="Aptos" w:cs="Aptos"/>
          <w:sz w:val="24"/>
          <w:szCs w:val="24"/>
        </w:rPr>
        <w:t>Mind-set</w:t>
      </w:r>
      <w:r>
        <w:rPr>
          <w:rFonts w:ascii="Aptos" w:eastAsia="Aptos" w:hAnsi="Aptos" w:cs="Aptos"/>
          <w:sz w:val="24"/>
          <w:szCs w:val="24"/>
        </w:rPr>
        <w:t xml:space="preserve"> KULTURA, PRIRODA, LJUDI i VI</w:t>
      </w:r>
      <w:r w:rsidR="00927A97">
        <w:rPr>
          <w:rFonts w:ascii="Aptos" w:eastAsia="Aptos" w:hAnsi="Aptos" w:cs="Aptos"/>
          <w:sz w:val="24"/>
          <w:szCs w:val="24"/>
        </w:rPr>
        <w:t xml:space="preserve"> (vještačka inteligencija)</w:t>
      </w:r>
      <w:r>
        <w:rPr>
          <w:rFonts w:ascii="Aptos" w:eastAsia="Aptos" w:hAnsi="Aptos" w:cs="Aptos"/>
          <w:sz w:val="24"/>
          <w:szCs w:val="24"/>
        </w:rPr>
        <w:t xml:space="preserve"> – MEI povezuje akademsku izvrsnost s praktičnim društvenim inovacijama. Organizacija djeluje na </w:t>
      </w:r>
      <w:r w:rsidR="00CC276A">
        <w:rPr>
          <w:rFonts w:ascii="Aptos" w:eastAsia="Aptos" w:hAnsi="Aptos" w:cs="Aptos"/>
          <w:sz w:val="24"/>
          <w:szCs w:val="24"/>
        </w:rPr>
        <w:t xml:space="preserve">sjecištu </w:t>
      </w:r>
      <w:r>
        <w:rPr>
          <w:rFonts w:ascii="Aptos" w:eastAsia="Aptos" w:hAnsi="Aptos" w:cs="Aptos"/>
          <w:sz w:val="24"/>
          <w:szCs w:val="24"/>
        </w:rPr>
        <w:t xml:space="preserve">kulture, obrazovanja, digitalne transformacije, dobrobiti i inkluzivnog </w:t>
      </w:r>
      <w:r w:rsidR="00CC276A">
        <w:rPr>
          <w:rFonts w:ascii="Aptos" w:eastAsia="Aptos" w:hAnsi="Aptos" w:cs="Aptos"/>
          <w:sz w:val="24"/>
          <w:szCs w:val="24"/>
        </w:rPr>
        <w:t xml:space="preserve">uključivanja </w:t>
      </w:r>
      <w:r>
        <w:rPr>
          <w:rFonts w:ascii="Aptos" w:eastAsia="Aptos" w:hAnsi="Aptos" w:cs="Aptos"/>
          <w:sz w:val="24"/>
          <w:szCs w:val="24"/>
        </w:rPr>
        <w:t>zajednice, razvijajući metodologije zasnovane na istraživanj</w:t>
      </w:r>
      <w:r w:rsidR="00CC276A">
        <w:rPr>
          <w:rFonts w:ascii="Aptos" w:eastAsia="Aptos" w:hAnsi="Aptos" w:cs="Aptos"/>
          <w:sz w:val="24"/>
          <w:szCs w:val="24"/>
        </w:rPr>
        <w:t>ima</w:t>
      </w:r>
      <w:r>
        <w:rPr>
          <w:rFonts w:ascii="Aptos" w:eastAsia="Aptos" w:hAnsi="Aptos" w:cs="Aptos"/>
          <w:sz w:val="24"/>
          <w:szCs w:val="24"/>
        </w:rPr>
        <w:t>, obrazovne programe i inovativna rješenja koja podržavaju održivi društveni razvoj i jačaju kapacitete kulturnih i obrazovnih institucija.</w:t>
      </w:r>
    </w:p>
    <w:p w14:paraId="00000035" w14:textId="616B1188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Kao koordinator </w:t>
      </w:r>
      <w:r w:rsidR="00CC276A">
        <w:rPr>
          <w:rFonts w:ascii="Aptos" w:eastAsia="Aptos" w:hAnsi="Aptos" w:cs="Aptos"/>
          <w:sz w:val="24"/>
          <w:szCs w:val="24"/>
        </w:rPr>
        <w:t xml:space="preserve">projekta </w:t>
      </w:r>
      <w:r>
        <w:rPr>
          <w:rFonts w:ascii="Aptos" w:eastAsia="Aptos" w:hAnsi="Aptos" w:cs="Aptos"/>
          <w:sz w:val="24"/>
          <w:szCs w:val="24"/>
        </w:rPr>
        <w:t>RE-MIND, MEI vodi Radni paket 1: Upravljanje projektom i koordinacija, osiguravajući efikasnu implementaciju, finansijsko upravljanje, osiguranje kvalitet</w:t>
      </w:r>
      <w:r w:rsidR="00CC276A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 i cjelokupn</w:t>
      </w:r>
      <w:r w:rsidR="00CC276A">
        <w:rPr>
          <w:rFonts w:ascii="Aptos" w:eastAsia="Aptos" w:hAnsi="Aptos" w:cs="Aptos"/>
          <w:sz w:val="24"/>
          <w:szCs w:val="24"/>
        </w:rPr>
        <w:t>o</w:t>
      </w:r>
      <w:r>
        <w:rPr>
          <w:rFonts w:ascii="Aptos" w:eastAsia="Aptos" w:hAnsi="Aptos" w:cs="Aptos"/>
          <w:sz w:val="24"/>
          <w:szCs w:val="24"/>
        </w:rPr>
        <w:t xml:space="preserve"> stratešk</w:t>
      </w:r>
      <w:r w:rsidR="00CC276A">
        <w:rPr>
          <w:rFonts w:ascii="Aptos" w:eastAsia="Aptos" w:hAnsi="Aptos" w:cs="Aptos"/>
          <w:sz w:val="24"/>
          <w:szCs w:val="24"/>
        </w:rPr>
        <w:t>o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CC276A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>smjer</w:t>
      </w:r>
      <w:r w:rsidR="00CC276A">
        <w:rPr>
          <w:rFonts w:ascii="Aptos" w:eastAsia="Aptos" w:hAnsi="Aptos" w:cs="Aptos"/>
          <w:sz w:val="24"/>
          <w:szCs w:val="24"/>
        </w:rPr>
        <w:t>avanje</w:t>
      </w:r>
      <w:r>
        <w:rPr>
          <w:rFonts w:ascii="Aptos" w:eastAsia="Aptos" w:hAnsi="Aptos" w:cs="Aptos"/>
          <w:sz w:val="24"/>
          <w:szCs w:val="24"/>
        </w:rPr>
        <w:t xml:space="preserve"> projekta. MEI također </w:t>
      </w:r>
      <w:r w:rsidR="00CC276A">
        <w:rPr>
          <w:rFonts w:ascii="Aptos" w:eastAsia="Aptos" w:hAnsi="Aptos" w:cs="Aptos"/>
          <w:sz w:val="24"/>
          <w:szCs w:val="24"/>
        </w:rPr>
        <w:t>pred</w:t>
      </w:r>
      <w:r>
        <w:rPr>
          <w:rFonts w:ascii="Aptos" w:eastAsia="Aptos" w:hAnsi="Aptos" w:cs="Aptos"/>
          <w:sz w:val="24"/>
          <w:szCs w:val="24"/>
        </w:rPr>
        <w:t xml:space="preserve">vodi razvoj Nacrta svjesnog muzeja u okviru Radnog paketa 2 </w:t>
      </w:r>
      <w:r w:rsidR="00CC276A">
        <w:rPr>
          <w:rFonts w:ascii="Aptos" w:eastAsia="Aptos" w:hAnsi="Aptos" w:cs="Aptos"/>
          <w:sz w:val="24"/>
          <w:szCs w:val="24"/>
        </w:rPr>
        <w:t>te</w:t>
      </w:r>
      <w:r>
        <w:rPr>
          <w:rFonts w:ascii="Aptos" w:eastAsia="Aptos" w:hAnsi="Aptos" w:cs="Aptos"/>
          <w:sz w:val="24"/>
          <w:szCs w:val="24"/>
        </w:rPr>
        <w:t xml:space="preserve"> doprinosi </w:t>
      </w:r>
      <w:r w:rsidR="00CC276A">
        <w:rPr>
          <w:rFonts w:ascii="Aptos" w:eastAsia="Aptos" w:hAnsi="Aptos" w:cs="Aptos"/>
          <w:sz w:val="24"/>
          <w:szCs w:val="24"/>
        </w:rPr>
        <w:t>osmišljavanju</w:t>
      </w:r>
      <w:r>
        <w:rPr>
          <w:rFonts w:ascii="Aptos" w:eastAsia="Aptos" w:hAnsi="Aptos" w:cs="Aptos"/>
          <w:sz w:val="24"/>
          <w:szCs w:val="24"/>
        </w:rPr>
        <w:t xml:space="preserve"> programa obuke, obrazovnih resursa, međugeneracijskih radionica, </w:t>
      </w:r>
      <w:r w:rsidR="00CC276A">
        <w:rPr>
          <w:rFonts w:ascii="Aptos" w:eastAsia="Aptos" w:hAnsi="Aptos" w:cs="Aptos"/>
          <w:sz w:val="24"/>
          <w:szCs w:val="24"/>
        </w:rPr>
        <w:t xml:space="preserve">prezentacijskih </w:t>
      </w:r>
      <w:r>
        <w:rPr>
          <w:rFonts w:ascii="Aptos" w:eastAsia="Aptos" w:hAnsi="Aptos" w:cs="Aptos"/>
          <w:sz w:val="24"/>
          <w:szCs w:val="24"/>
        </w:rPr>
        <w:t xml:space="preserve">događaja i </w:t>
      </w:r>
      <w:r w:rsidR="00CC276A">
        <w:rPr>
          <w:rFonts w:ascii="Aptos" w:eastAsia="Aptos" w:hAnsi="Aptos" w:cs="Aptos"/>
          <w:sz w:val="24"/>
          <w:szCs w:val="24"/>
        </w:rPr>
        <w:t>K</w:t>
      </w:r>
      <w:r>
        <w:rPr>
          <w:rFonts w:ascii="Aptos" w:eastAsia="Aptos" w:hAnsi="Aptos" w:cs="Aptos"/>
          <w:sz w:val="24"/>
          <w:szCs w:val="24"/>
        </w:rPr>
        <w:t>ulturnih krugova</w:t>
      </w:r>
      <w:r w:rsidR="00CC276A">
        <w:rPr>
          <w:rFonts w:ascii="Aptos" w:eastAsia="Aptos" w:hAnsi="Aptos" w:cs="Aptos"/>
          <w:sz w:val="24"/>
          <w:szCs w:val="24"/>
        </w:rPr>
        <w:t xml:space="preserve"> (Culture Circles)</w:t>
      </w:r>
      <w:r>
        <w:rPr>
          <w:rFonts w:ascii="Aptos" w:eastAsia="Aptos" w:hAnsi="Aptos" w:cs="Aptos"/>
          <w:sz w:val="24"/>
          <w:szCs w:val="24"/>
        </w:rPr>
        <w:t>. Organizacija igra centralnu ulogu u integraciji istraživačkih nalaza u praktične alate za muzeje širom Evrope.</w:t>
      </w:r>
    </w:p>
    <w:p w14:paraId="00000036" w14:textId="05F2B50D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MEI </w:t>
      </w:r>
      <w:r w:rsidR="00196706">
        <w:rPr>
          <w:rFonts w:ascii="Aptos" w:eastAsia="Aptos" w:hAnsi="Aptos" w:cs="Aptos"/>
          <w:sz w:val="24"/>
          <w:szCs w:val="24"/>
        </w:rPr>
        <w:t xml:space="preserve">objedinjuje </w:t>
      </w:r>
      <w:r>
        <w:rPr>
          <w:rFonts w:ascii="Aptos" w:eastAsia="Aptos" w:hAnsi="Aptos" w:cs="Aptos"/>
          <w:sz w:val="24"/>
          <w:szCs w:val="24"/>
        </w:rPr>
        <w:t xml:space="preserve">stručnost u oblastima </w:t>
      </w:r>
      <w:r w:rsidR="00196706">
        <w:rPr>
          <w:rFonts w:ascii="Aptos" w:eastAsia="Aptos" w:hAnsi="Aptos" w:cs="Aptos"/>
          <w:sz w:val="24"/>
          <w:szCs w:val="24"/>
        </w:rPr>
        <w:t>svjesne prisutnosti</w:t>
      </w:r>
      <w:r>
        <w:rPr>
          <w:rFonts w:ascii="Aptos" w:eastAsia="Aptos" w:hAnsi="Aptos" w:cs="Aptos"/>
          <w:sz w:val="24"/>
          <w:szCs w:val="24"/>
        </w:rPr>
        <w:t>, digitaln</w:t>
      </w:r>
      <w:r w:rsidR="00196706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196706">
        <w:rPr>
          <w:rFonts w:ascii="Aptos" w:eastAsia="Aptos" w:hAnsi="Aptos" w:cs="Aptos"/>
          <w:sz w:val="24"/>
          <w:szCs w:val="24"/>
        </w:rPr>
        <w:t>dobrobiti</w:t>
      </w:r>
      <w:r>
        <w:rPr>
          <w:rFonts w:ascii="Aptos" w:eastAsia="Aptos" w:hAnsi="Aptos" w:cs="Aptos"/>
          <w:sz w:val="24"/>
          <w:szCs w:val="24"/>
        </w:rPr>
        <w:t xml:space="preserve">, </w:t>
      </w:r>
      <w:r w:rsidR="00196706">
        <w:rPr>
          <w:rFonts w:ascii="Aptos" w:eastAsia="Aptos" w:hAnsi="Aptos" w:cs="Aptos"/>
          <w:sz w:val="24"/>
          <w:szCs w:val="24"/>
        </w:rPr>
        <w:t xml:space="preserve">smirene </w:t>
      </w:r>
      <w:r>
        <w:rPr>
          <w:rFonts w:ascii="Aptos" w:eastAsia="Aptos" w:hAnsi="Aptos" w:cs="Aptos"/>
          <w:sz w:val="24"/>
          <w:szCs w:val="24"/>
        </w:rPr>
        <w:t>tehnologije, učešća</w:t>
      </w:r>
      <w:r w:rsidR="00196706">
        <w:rPr>
          <w:rFonts w:ascii="Aptos" w:eastAsia="Aptos" w:hAnsi="Aptos" w:cs="Aptos"/>
          <w:sz w:val="24"/>
          <w:szCs w:val="24"/>
        </w:rPr>
        <w:t xml:space="preserve"> u kulturi</w:t>
      </w:r>
      <w:r>
        <w:rPr>
          <w:rFonts w:ascii="Aptos" w:eastAsia="Aptos" w:hAnsi="Aptos" w:cs="Aptos"/>
          <w:sz w:val="24"/>
          <w:szCs w:val="24"/>
        </w:rPr>
        <w:t>, obrazovanja, informaciono-komunikacijsk</w:t>
      </w:r>
      <w:r w:rsidR="00196706">
        <w:rPr>
          <w:rFonts w:ascii="Aptos" w:eastAsia="Aptos" w:hAnsi="Aptos" w:cs="Aptos"/>
          <w:sz w:val="24"/>
          <w:szCs w:val="24"/>
        </w:rPr>
        <w:t>ih</w:t>
      </w:r>
      <w:r>
        <w:rPr>
          <w:rFonts w:ascii="Aptos" w:eastAsia="Aptos" w:hAnsi="Aptos" w:cs="Aptos"/>
          <w:sz w:val="24"/>
          <w:szCs w:val="24"/>
        </w:rPr>
        <w:t xml:space="preserve"> tehnologij</w:t>
      </w:r>
      <w:r w:rsidR="00196706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 (IKT) i interakcije čovjeka i računara. Organizacija razvija metodologije zasnovane na dokazima koje naučna istraživanja</w:t>
      </w:r>
      <w:r w:rsidR="00196706">
        <w:rPr>
          <w:rFonts w:ascii="Aptos" w:eastAsia="Aptos" w:hAnsi="Aptos" w:cs="Aptos"/>
          <w:sz w:val="24"/>
          <w:szCs w:val="24"/>
        </w:rPr>
        <w:t xml:space="preserve"> prevode</w:t>
      </w:r>
      <w:r>
        <w:rPr>
          <w:rFonts w:ascii="Aptos" w:eastAsia="Aptos" w:hAnsi="Aptos" w:cs="Aptos"/>
          <w:sz w:val="24"/>
          <w:szCs w:val="24"/>
        </w:rPr>
        <w:t xml:space="preserve"> u praktična rješenja za kulturn</w:t>
      </w:r>
      <w:r w:rsidR="00196706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 i obrazovn</w:t>
      </w:r>
      <w:r w:rsidR="00196706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196706">
        <w:rPr>
          <w:rFonts w:ascii="Aptos" w:eastAsia="Aptos" w:hAnsi="Aptos" w:cs="Aptos"/>
          <w:sz w:val="24"/>
          <w:szCs w:val="24"/>
        </w:rPr>
        <w:t>okruženja</w:t>
      </w:r>
      <w:r>
        <w:rPr>
          <w:rFonts w:ascii="Aptos" w:eastAsia="Aptos" w:hAnsi="Aptos" w:cs="Aptos"/>
          <w:sz w:val="24"/>
          <w:szCs w:val="24"/>
        </w:rPr>
        <w:t xml:space="preserve">. </w:t>
      </w:r>
      <w:r w:rsidR="00196706">
        <w:rPr>
          <w:rFonts w:ascii="Aptos" w:eastAsia="Aptos" w:hAnsi="Aptos" w:cs="Aptos"/>
          <w:sz w:val="24"/>
          <w:szCs w:val="24"/>
        </w:rPr>
        <w:t>Zahvaljujući</w:t>
      </w:r>
      <w:r>
        <w:rPr>
          <w:rFonts w:ascii="Aptos" w:eastAsia="Aptos" w:hAnsi="Aptos" w:cs="Aptos"/>
          <w:sz w:val="24"/>
          <w:szCs w:val="24"/>
        </w:rPr>
        <w:t xml:space="preserve"> bogat</w:t>
      </w:r>
      <w:r w:rsidR="00196706">
        <w:rPr>
          <w:rFonts w:ascii="Aptos" w:eastAsia="Aptos" w:hAnsi="Aptos" w:cs="Aptos"/>
          <w:sz w:val="24"/>
          <w:szCs w:val="24"/>
        </w:rPr>
        <w:t>om</w:t>
      </w:r>
      <w:r>
        <w:rPr>
          <w:rFonts w:ascii="Aptos" w:eastAsia="Aptos" w:hAnsi="Aptos" w:cs="Aptos"/>
          <w:sz w:val="24"/>
          <w:szCs w:val="24"/>
        </w:rPr>
        <w:t xml:space="preserve"> iskustv</w:t>
      </w:r>
      <w:r w:rsidR="00196706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u interdisciplinarnim istraživanjima, izgradnji kapaciteta, digitalnom učenju i inovacijama, MEI podržava organizacije u stvaranju inkluzivnih, </w:t>
      </w:r>
      <w:r w:rsidR="00196706">
        <w:rPr>
          <w:rFonts w:ascii="Aptos" w:eastAsia="Aptos" w:hAnsi="Aptos" w:cs="Aptos"/>
          <w:sz w:val="24"/>
          <w:szCs w:val="24"/>
        </w:rPr>
        <w:t xml:space="preserve">angažirajućih </w:t>
      </w:r>
      <w:r>
        <w:rPr>
          <w:rFonts w:ascii="Aptos" w:eastAsia="Aptos" w:hAnsi="Aptos" w:cs="Aptos"/>
          <w:sz w:val="24"/>
          <w:szCs w:val="24"/>
        </w:rPr>
        <w:t>i digitalno uravnoteženih okruženja, istovremeno promovi</w:t>
      </w:r>
      <w:r w:rsidR="00196706">
        <w:rPr>
          <w:rFonts w:ascii="Aptos" w:eastAsia="Aptos" w:hAnsi="Aptos" w:cs="Aptos"/>
          <w:sz w:val="24"/>
          <w:szCs w:val="24"/>
        </w:rPr>
        <w:t>šući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196706">
        <w:rPr>
          <w:rFonts w:ascii="Aptos" w:eastAsia="Aptos" w:hAnsi="Aptos" w:cs="Aptos"/>
          <w:sz w:val="24"/>
          <w:szCs w:val="24"/>
        </w:rPr>
        <w:t>dobrobit</w:t>
      </w:r>
      <w:r>
        <w:rPr>
          <w:rFonts w:ascii="Aptos" w:eastAsia="Aptos" w:hAnsi="Aptos" w:cs="Aptos"/>
          <w:sz w:val="24"/>
          <w:szCs w:val="24"/>
        </w:rPr>
        <w:t xml:space="preserve"> i cjeloživotno učenje.</w:t>
      </w:r>
    </w:p>
    <w:p w14:paraId="00000037" w14:textId="1A5E9B6C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lastRenderedPageBreak/>
        <w:t>MEI je koordinirao i učestvovao u brojnim evropskim projektima finansiranim kroz programe Kreativna Evropa, Horizon</w:t>
      </w:r>
      <w:r w:rsidR="00196706">
        <w:rPr>
          <w:rFonts w:ascii="Aptos" w:eastAsia="Aptos" w:hAnsi="Aptos" w:cs="Aptos"/>
          <w:sz w:val="24"/>
          <w:szCs w:val="24"/>
        </w:rPr>
        <w:t>t</w:t>
      </w:r>
      <w:r>
        <w:rPr>
          <w:rFonts w:ascii="Aptos" w:eastAsia="Aptos" w:hAnsi="Aptos" w:cs="Aptos"/>
          <w:sz w:val="24"/>
          <w:szCs w:val="24"/>
        </w:rPr>
        <w:t xml:space="preserve"> Evropa, Erasmus+ i IPA. Njegovo iskustvo </w:t>
      </w:r>
      <w:r w:rsidR="00196706">
        <w:rPr>
          <w:rFonts w:ascii="Aptos" w:eastAsia="Aptos" w:hAnsi="Aptos" w:cs="Aptos"/>
          <w:sz w:val="24"/>
          <w:szCs w:val="24"/>
        </w:rPr>
        <w:t>obuhvata</w:t>
      </w:r>
      <w:r>
        <w:rPr>
          <w:rFonts w:ascii="Aptos" w:eastAsia="Aptos" w:hAnsi="Aptos" w:cs="Aptos"/>
          <w:sz w:val="24"/>
          <w:szCs w:val="24"/>
        </w:rPr>
        <w:t xml:space="preserve"> izgradnju kapaciteta, digitalno obrazovanje, učešće</w:t>
      </w:r>
      <w:r w:rsidR="00196706">
        <w:rPr>
          <w:rFonts w:ascii="Aptos" w:eastAsia="Aptos" w:hAnsi="Aptos" w:cs="Aptos"/>
          <w:sz w:val="24"/>
          <w:szCs w:val="24"/>
        </w:rPr>
        <w:t xml:space="preserve"> u kulturi</w:t>
      </w:r>
      <w:r>
        <w:rPr>
          <w:rFonts w:ascii="Aptos" w:eastAsia="Aptos" w:hAnsi="Aptos" w:cs="Aptos"/>
          <w:sz w:val="24"/>
          <w:szCs w:val="24"/>
        </w:rPr>
        <w:t>, angaž</w:t>
      </w:r>
      <w:r w:rsidR="00196706">
        <w:rPr>
          <w:rFonts w:ascii="Aptos" w:eastAsia="Aptos" w:hAnsi="Aptos" w:cs="Aptos"/>
          <w:sz w:val="24"/>
          <w:szCs w:val="24"/>
        </w:rPr>
        <w:t>ovanje</w:t>
      </w:r>
      <w:r>
        <w:rPr>
          <w:rFonts w:ascii="Aptos" w:eastAsia="Aptos" w:hAnsi="Aptos" w:cs="Aptos"/>
          <w:sz w:val="24"/>
          <w:szCs w:val="24"/>
        </w:rPr>
        <w:t xml:space="preserve"> zainteresovanih strana</w:t>
      </w:r>
      <w:r w:rsidR="00196706">
        <w:rPr>
          <w:rFonts w:ascii="Aptos" w:eastAsia="Aptos" w:hAnsi="Aptos" w:cs="Aptos"/>
          <w:sz w:val="24"/>
          <w:szCs w:val="24"/>
        </w:rPr>
        <w:t>ka</w:t>
      </w:r>
      <w:r>
        <w:rPr>
          <w:rFonts w:ascii="Aptos" w:eastAsia="Aptos" w:hAnsi="Aptos" w:cs="Aptos"/>
          <w:sz w:val="24"/>
          <w:szCs w:val="24"/>
        </w:rPr>
        <w:t xml:space="preserve">, procjenu </w:t>
      </w:r>
      <w:r w:rsidR="00196706">
        <w:rPr>
          <w:rFonts w:ascii="Aptos" w:eastAsia="Aptos" w:hAnsi="Aptos" w:cs="Aptos"/>
          <w:sz w:val="24"/>
          <w:szCs w:val="24"/>
        </w:rPr>
        <w:t xml:space="preserve">učinka </w:t>
      </w:r>
      <w:r>
        <w:rPr>
          <w:rFonts w:ascii="Aptos" w:eastAsia="Aptos" w:hAnsi="Aptos" w:cs="Aptos"/>
          <w:sz w:val="24"/>
          <w:szCs w:val="24"/>
        </w:rPr>
        <w:t xml:space="preserve">i inovacije. Organizacija je također doprinijela velikim međunarodnim inicijativama za evaluaciju, uključujući Expo 2020 Dubai i Novi Sad </w:t>
      </w:r>
      <w:r w:rsidR="00627605">
        <w:rPr>
          <w:rFonts w:ascii="Aptos" w:eastAsia="Aptos" w:hAnsi="Aptos" w:cs="Aptos"/>
          <w:sz w:val="24"/>
          <w:szCs w:val="24"/>
        </w:rPr>
        <w:t>–</w:t>
      </w:r>
      <w:r>
        <w:rPr>
          <w:rFonts w:ascii="Aptos" w:eastAsia="Aptos" w:hAnsi="Aptos" w:cs="Aptos"/>
          <w:sz w:val="24"/>
          <w:szCs w:val="24"/>
        </w:rPr>
        <w:t xml:space="preserve"> Evropsk</w:t>
      </w:r>
      <w:r w:rsidR="00627605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 prijestonic</w:t>
      </w:r>
      <w:r w:rsidR="00627605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 kulture.</w:t>
      </w:r>
    </w:p>
    <w:p w14:paraId="00000038" w14:textId="77777777" w:rsidR="008A7085" w:rsidRDefault="00000000">
      <w:pPr>
        <w:spacing w:after="160" w:line="278" w:lineRule="auto"/>
        <w:ind w:left="3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Kontakt</w:t>
      </w:r>
    </w:p>
    <w:p w14:paraId="00000039" w14:textId="3A7D3C20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Web</w:t>
      </w:r>
      <w:r w:rsidR="00627605">
        <w:rPr>
          <w:rFonts w:ascii="Aptos" w:eastAsia="Aptos" w:hAnsi="Aptos" w:cs="Aptos"/>
          <w:b/>
          <w:bCs/>
          <w:sz w:val="24"/>
          <w:szCs w:val="24"/>
        </w:rPr>
        <w:t>-</w:t>
      </w:r>
      <w:r>
        <w:rPr>
          <w:rFonts w:ascii="Aptos" w:eastAsia="Aptos" w:hAnsi="Aptos" w:cs="Aptos"/>
          <w:b/>
          <w:bCs/>
          <w:sz w:val="24"/>
          <w:szCs w:val="24"/>
        </w:rPr>
        <w:t>stranica: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5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https://mindseurope.com</w:t>
        </w:r>
      </w:hyperlink>
    </w:p>
    <w:p w14:paraId="0000003A" w14:textId="77777777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LinkedIn: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6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https://www.linkedin.com/company/101657100</w:t>
        </w:r>
      </w:hyperlink>
    </w:p>
    <w:p w14:paraId="0000003B" w14:textId="49EB143D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F</w:t>
      </w:r>
      <w:r w:rsidR="00554DA7">
        <w:rPr>
          <w:rFonts w:ascii="Aptos" w:eastAsia="Aptos" w:hAnsi="Aptos" w:cs="Aptos"/>
          <w:b/>
          <w:bCs/>
          <w:sz w:val="24"/>
          <w:szCs w:val="24"/>
        </w:rPr>
        <w:t>acebook</w:t>
      </w:r>
      <w:r>
        <w:rPr>
          <w:rFonts w:ascii="Aptos" w:eastAsia="Aptos" w:hAnsi="Aptos" w:cs="Aptos"/>
          <w:b/>
          <w:bCs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7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https://www.facebook.com/mindseurope/</w:t>
        </w:r>
      </w:hyperlink>
    </w:p>
    <w:p w14:paraId="0000003C" w14:textId="77777777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Instagram: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8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https://www.instagram.com/mindseurope/</w:t>
        </w:r>
      </w:hyperlink>
    </w:p>
    <w:p w14:paraId="0000003E" w14:textId="223FC75A" w:rsidR="008A7085" w:rsidRDefault="00000000" w:rsidP="001E7871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E-</w:t>
      </w:r>
      <w:r w:rsidR="001C2CA6">
        <w:rPr>
          <w:rFonts w:ascii="Aptos" w:eastAsia="Aptos" w:hAnsi="Aptos" w:cs="Aptos"/>
          <w:b/>
          <w:bCs/>
          <w:sz w:val="24"/>
          <w:szCs w:val="24"/>
        </w:rPr>
        <w:t>adresa</w:t>
      </w:r>
      <w:r>
        <w:rPr>
          <w:rFonts w:ascii="Aptos" w:eastAsia="Aptos" w:hAnsi="Aptos" w:cs="Aptos"/>
          <w:b/>
          <w:bCs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9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office@mindseurope.com</w:t>
        </w:r>
      </w:hyperlink>
    </w:p>
    <w:p w14:paraId="6CF55BC9" w14:textId="77777777" w:rsidR="001E7871" w:rsidRDefault="001E7871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0000003F" w14:textId="1F9D348A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Algebra</w:t>
      </w:r>
    </w:p>
    <w:p w14:paraId="00000040" w14:textId="4A431890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Univerzitet Algebra Bernays</w:t>
      </w:r>
      <w:r>
        <w:rPr>
          <w:rFonts w:ascii="Aptos" w:eastAsia="Aptos" w:hAnsi="Aptos" w:cs="Aptos"/>
          <w:sz w:val="24"/>
          <w:szCs w:val="24"/>
        </w:rPr>
        <w:t xml:space="preserve"> jedna je od vodećih privatnih visokoškolskih ustanova u Hrvatskoj i dio najveće privatne obrazovne organizacije u zemlji i regiji, koja</w:t>
      </w:r>
      <w:r w:rsidR="001C2CA6">
        <w:rPr>
          <w:rFonts w:ascii="Aptos" w:eastAsia="Aptos" w:hAnsi="Aptos" w:cs="Aptos"/>
          <w:sz w:val="24"/>
          <w:szCs w:val="24"/>
        </w:rPr>
        <w:t xml:space="preserve"> od svog osnivanja 1998. godine</w:t>
      </w:r>
      <w:r>
        <w:rPr>
          <w:rFonts w:ascii="Aptos" w:eastAsia="Aptos" w:hAnsi="Aptos" w:cs="Aptos"/>
          <w:sz w:val="24"/>
          <w:szCs w:val="24"/>
        </w:rPr>
        <w:t xml:space="preserve"> djeluje u više od 20 gradova. Univerzitet je posvećen stvaranju inovativnog okruženja za učenje koje osnažuje studente, istraživače i </w:t>
      </w:r>
      <w:r w:rsidR="001C2CA6">
        <w:rPr>
          <w:rFonts w:ascii="Aptos" w:eastAsia="Aptos" w:hAnsi="Aptos" w:cs="Aptos"/>
          <w:sz w:val="24"/>
          <w:szCs w:val="24"/>
        </w:rPr>
        <w:t xml:space="preserve">stručnjake </w:t>
      </w:r>
      <w:r>
        <w:rPr>
          <w:rFonts w:ascii="Aptos" w:eastAsia="Aptos" w:hAnsi="Aptos" w:cs="Aptos"/>
          <w:sz w:val="24"/>
          <w:szCs w:val="24"/>
        </w:rPr>
        <w:t xml:space="preserve">da postanu lideri u razvoju i primjeni digitalnih tehnologija. Njegova vizija je obrazovati etične inovatore i buduće </w:t>
      </w:r>
      <w:r w:rsidR="001C2CA6">
        <w:rPr>
          <w:rFonts w:ascii="Aptos" w:eastAsia="Aptos" w:hAnsi="Aptos" w:cs="Aptos"/>
          <w:sz w:val="24"/>
          <w:szCs w:val="24"/>
        </w:rPr>
        <w:t xml:space="preserve">pokretače </w:t>
      </w:r>
      <w:r>
        <w:rPr>
          <w:rFonts w:ascii="Aptos" w:eastAsia="Aptos" w:hAnsi="Aptos" w:cs="Aptos"/>
          <w:sz w:val="24"/>
          <w:szCs w:val="24"/>
        </w:rPr>
        <w:t>promjena koji doprinose tehnološkom napretku i održivom društvenom razvoju.</w:t>
      </w:r>
    </w:p>
    <w:p w14:paraId="00000041" w14:textId="2527FF8A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U okviru </w:t>
      </w:r>
      <w:r w:rsidR="001C2CA6">
        <w:rPr>
          <w:rFonts w:ascii="Aptos" w:eastAsia="Aptos" w:hAnsi="Aptos" w:cs="Aptos"/>
          <w:sz w:val="24"/>
          <w:szCs w:val="24"/>
        </w:rPr>
        <w:t xml:space="preserve">projekta </w:t>
      </w:r>
      <w:r>
        <w:rPr>
          <w:rFonts w:ascii="Aptos" w:eastAsia="Aptos" w:hAnsi="Aptos" w:cs="Aptos"/>
          <w:sz w:val="24"/>
          <w:szCs w:val="24"/>
        </w:rPr>
        <w:t xml:space="preserve">RE-MIND, Univerzitet Algebra Bernays vodi Radni paket 3: Izgradnja RE-MIND </w:t>
      </w:r>
      <w:r w:rsidR="001C2CA6">
        <w:rPr>
          <w:rFonts w:ascii="Aptos" w:eastAsia="Aptos" w:hAnsi="Aptos" w:cs="Aptos"/>
          <w:sz w:val="24"/>
          <w:szCs w:val="24"/>
        </w:rPr>
        <w:t xml:space="preserve">pametnog </w:t>
      </w:r>
      <w:r>
        <w:rPr>
          <w:rFonts w:ascii="Aptos" w:eastAsia="Aptos" w:hAnsi="Aptos" w:cs="Aptos"/>
          <w:sz w:val="24"/>
          <w:szCs w:val="24"/>
        </w:rPr>
        <w:t>ekosistema učenja za mikro-akreditaciju i institucionaln</w:t>
      </w:r>
      <w:r w:rsidR="001C2CA6">
        <w:rPr>
          <w:rFonts w:ascii="Aptos" w:eastAsia="Aptos" w:hAnsi="Aptos" w:cs="Aptos"/>
          <w:sz w:val="24"/>
          <w:szCs w:val="24"/>
        </w:rPr>
        <w:t>u podršku</w:t>
      </w:r>
      <w:r>
        <w:rPr>
          <w:rFonts w:ascii="Aptos" w:eastAsia="Aptos" w:hAnsi="Aptos" w:cs="Aptos"/>
          <w:sz w:val="24"/>
          <w:szCs w:val="24"/>
        </w:rPr>
        <w:t xml:space="preserve">. Univerzitet je odgovoran za dizajniranje i razvoj </w:t>
      </w:r>
      <w:r w:rsidR="001C2CA6">
        <w:rPr>
          <w:rFonts w:ascii="Aptos" w:eastAsia="Aptos" w:hAnsi="Aptos" w:cs="Aptos"/>
          <w:sz w:val="24"/>
          <w:szCs w:val="24"/>
        </w:rPr>
        <w:t xml:space="preserve">projektne </w:t>
      </w:r>
      <w:r>
        <w:rPr>
          <w:rFonts w:ascii="Aptos" w:eastAsia="Aptos" w:hAnsi="Aptos" w:cs="Aptos"/>
          <w:sz w:val="24"/>
          <w:szCs w:val="24"/>
        </w:rPr>
        <w:t>digitalne platforme za učenje, podr</w:t>
      </w:r>
      <w:r w:rsidR="00D31B95">
        <w:rPr>
          <w:rFonts w:ascii="Aptos" w:eastAsia="Aptos" w:hAnsi="Aptos" w:cs="Aptos"/>
          <w:sz w:val="24"/>
          <w:szCs w:val="24"/>
        </w:rPr>
        <w:t>žavanje</w:t>
      </w:r>
      <w:r>
        <w:rPr>
          <w:rFonts w:ascii="Aptos" w:eastAsia="Aptos" w:hAnsi="Aptos" w:cs="Aptos"/>
          <w:sz w:val="24"/>
          <w:szCs w:val="24"/>
        </w:rPr>
        <w:t xml:space="preserve"> integracij</w:t>
      </w:r>
      <w:r w:rsidR="00D31B95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materijala za obuku u interaktivno online okruženje </w:t>
      </w:r>
      <w:r w:rsidR="00D31B95">
        <w:rPr>
          <w:rFonts w:ascii="Aptos" w:eastAsia="Aptos" w:hAnsi="Aptos" w:cs="Aptos"/>
          <w:sz w:val="24"/>
          <w:szCs w:val="24"/>
        </w:rPr>
        <w:t>te</w:t>
      </w:r>
      <w:r>
        <w:rPr>
          <w:rFonts w:ascii="Aptos" w:eastAsia="Aptos" w:hAnsi="Aptos" w:cs="Aptos"/>
          <w:sz w:val="24"/>
          <w:szCs w:val="24"/>
        </w:rPr>
        <w:t xml:space="preserve"> doprinos razvoju okvira za mikro-akreditaciju. Također učestvuje u implementaciji projekta, aktivnostima validacije i </w:t>
      </w:r>
      <w:r w:rsidR="00D31B95">
        <w:rPr>
          <w:rFonts w:ascii="Aptos" w:eastAsia="Aptos" w:hAnsi="Aptos" w:cs="Aptos"/>
          <w:sz w:val="24"/>
          <w:szCs w:val="24"/>
        </w:rPr>
        <w:t xml:space="preserve">širenju </w:t>
      </w:r>
      <w:r>
        <w:rPr>
          <w:rFonts w:ascii="Aptos" w:eastAsia="Aptos" w:hAnsi="Aptos" w:cs="Aptos"/>
          <w:sz w:val="24"/>
          <w:szCs w:val="24"/>
        </w:rPr>
        <w:t>rezultata projekta.</w:t>
      </w:r>
    </w:p>
    <w:p w14:paraId="00000043" w14:textId="449873CC" w:rsidR="008A7085" w:rsidRDefault="00000000" w:rsidP="00BC0946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Univerzitet Algebra Bernays prepoznat</w:t>
      </w:r>
      <w:r w:rsidR="00D31B95">
        <w:rPr>
          <w:rFonts w:ascii="Aptos" w:eastAsia="Aptos" w:hAnsi="Aptos" w:cs="Aptos"/>
          <w:sz w:val="24"/>
          <w:szCs w:val="24"/>
        </w:rPr>
        <w:t xml:space="preserve"> je</w:t>
      </w:r>
      <w:r>
        <w:rPr>
          <w:rFonts w:ascii="Aptos" w:eastAsia="Aptos" w:hAnsi="Aptos" w:cs="Aptos"/>
          <w:sz w:val="24"/>
          <w:szCs w:val="24"/>
        </w:rPr>
        <w:t xml:space="preserve"> po svom multidisciplinarnom</w:t>
      </w:r>
      <w:r w:rsidR="00D31B95">
        <w:rPr>
          <w:rFonts w:ascii="Aptos" w:eastAsia="Aptos" w:hAnsi="Aptos" w:cs="Aptos"/>
          <w:sz w:val="24"/>
          <w:szCs w:val="24"/>
        </w:rPr>
        <w:t xml:space="preserve"> pristupu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D31B95">
        <w:rPr>
          <w:rFonts w:ascii="Aptos" w:eastAsia="Aptos" w:hAnsi="Aptos" w:cs="Aptos"/>
          <w:sz w:val="24"/>
          <w:szCs w:val="24"/>
        </w:rPr>
        <w:t xml:space="preserve">obrazovanja </w:t>
      </w:r>
      <w:r>
        <w:rPr>
          <w:rFonts w:ascii="Aptos" w:eastAsia="Aptos" w:hAnsi="Aptos" w:cs="Aptos"/>
          <w:sz w:val="24"/>
          <w:szCs w:val="24"/>
        </w:rPr>
        <w:t xml:space="preserve">usmjerenom </w:t>
      </w:r>
      <w:r w:rsidR="00D31B95">
        <w:rPr>
          <w:rFonts w:ascii="Aptos" w:eastAsia="Aptos" w:hAnsi="Aptos" w:cs="Aptos"/>
          <w:sz w:val="24"/>
          <w:szCs w:val="24"/>
        </w:rPr>
        <w:t>na studente te po</w:t>
      </w:r>
      <w:r>
        <w:rPr>
          <w:rFonts w:ascii="Aptos" w:eastAsia="Aptos" w:hAnsi="Aptos" w:cs="Aptos"/>
          <w:sz w:val="24"/>
          <w:szCs w:val="24"/>
        </w:rPr>
        <w:t xml:space="preserve"> snažnoj </w:t>
      </w:r>
      <w:r w:rsidR="00D31B95">
        <w:rPr>
          <w:rFonts w:ascii="Aptos" w:eastAsia="Aptos" w:hAnsi="Aptos" w:cs="Aptos"/>
          <w:sz w:val="24"/>
          <w:szCs w:val="24"/>
        </w:rPr>
        <w:t>stručnosti</w:t>
      </w:r>
      <w:r>
        <w:rPr>
          <w:rFonts w:ascii="Aptos" w:eastAsia="Aptos" w:hAnsi="Aptos" w:cs="Aptos"/>
          <w:sz w:val="24"/>
          <w:szCs w:val="24"/>
        </w:rPr>
        <w:t xml:space="preserve"> u digitalnom učenju, dizajnu nastave i STEM</w:t>
      </w:r>
      <w:r w:rsidR="00D31B95">
        <w:rPr>
          <w:rFonts w:ascii="Aptos" w:eastAsia="Aptos" w:hAnsi="Aptos" w:cs="Aptos"/>
          <w:sz w:val="24"/>
          <w:szCs w:val="24"/>
        </w:rPr>
        <w:t xml:space="preserve"> oblastima</w:t>
      </w:r>
      <w:r>
        <w:rPr>
          <w:rFonts w:ascii="Aptos" w:eastAsia="Aptos" w:hAnsi="Aptos" w:cs="Aptos"/>
          <w:sz w:val="24"/>
          <w:szCs w:val="24"/>
        </w:rPr>
        <w:t>. Univerzitet razvija inovativne obrazovne programe i integriše napredne metode podučavanja, uključujući poslovne simulacije i interaktivne tehnologije učenja. Kroz blisku saradnju s partnerima</w:t>
      </w:r>
      <w:r w:rsidR="00E83515">
        <w:rPr>
          <w:rFonts w:ascii="Aptos" w:eastAsia="Aptos" w:hAnsi="Aptos" w:cs="Aptos"/>
          <w:sz w:val="24"/>
          <w:szCs w:val="24"/>
        </w:rPr>
        <w:t xml:space="preserve"> iz industrije</w:t>
      </w:r>
      <w:r>
        <w:rPr>
          <w:rFonts w:ascii="Aptos" w:eastAsia="Aptos" w:hAnsi="Aptos" w:cs="Aptos"/>
          <w:sz w:val="24"/>
          <w:szCs w:val="24"/>
        </w:rPr>
        <w:t xml:space="preserve"> i opsežno iskustvo u projektima digitalne transformacije, Univerzitet pruža stručnost potrebnu za razvoj </w:t>
      </w:r>
      <w:r>
        <w:rPr>
          <w:rFonts w:ascii="Aptos" w:eastAsia="Aptos" w:hAnsi="Aptos" w:cs="Aptos"/>
          <w:sz w:val="24"/>
          <w:szCs w:val="24"/>
        </w:rPr>
        <w:lastRenderedPageBreak/>
        <w:t xml:space="preserve">visokokvalitetnih </w:t>
      </w:r>
      <w:r w:rsidR="00D31B95">
        <w:rPr>
          <w:rFonts w:ascii="Aptos" w:eastAsia="Aptos" w:hAnsi="Aptos" w:cs="Aptos"/>
          <w:sz w:val="24"/>
          <w:szCs w:val="24"/>
        </w:rPr>
        <w:t xml:space="preserve">obrazovnih </w:t>
      </w:r>
      <w:r>
        <w:rPr>
          <w:rFonts w:ascii="Aptos" w:eastAsia="Aptos" w:hAnsi="Aptos" w:cs="Aptos"/>
          <w:sz w:val="24"/>
          <w:szCs w:val="24"/>
        </w:rPr>
        <w:t xml:space="preserve">okruženja i podršku inovacijama u obrazovanju i </w:t>
      </w:r>
      <w:r w:rsidR="00D31B95">
        <w:rPr>
          <w:rFonts w:ascii="Aptos" w:eastAsia="Aptos" w:hAnsi="Aptos" w:cs="Aptos"/>
          <w:sz w:val="24"/>
          <w:szCs w:val="24"/>
        </w:rPr>
        <w:t>stručnom usavršavanju</w:t>
      </w:r>
      <w:r>
        <w:rPr>
          <w:rFonts w:ascii="Aptos" w:eastAsia="Aptos" w:hAnsi="Aptos" w:cs="Aptos"/>
          <w:sz w:val="24"/>
          <w:szCs w:val="24"/>
        </w:rPr>
        <w:t>.</w:t>
      </w:r>
      <w:r>
        <w:rPr>
          <w:rFonts w:ascii="Aptos" w:eastAsia="Aptos" w:hAnsi="Aptos" w:cs="Aptos"/>
          <w:sz w:val="24"/>
          <w:szCs w:val="24"/>
        </w:rPr>
        <w:br/>
        <w:t xml:space="preserve">Univerzitet Algebra Bernays ima opsežno iskustvo u razvoju i implementaciji </w:t>
      </w:r>
      <w:r w:rsidR="00D31B95">
        <w:rPr>
          <w:rFonts w:ascii="Aptos" w:eastAsia="Aptos" w:hAnsi="Aptos" w:cs="Aptos"/>
          <w:sz w:val="24"/>
          <w:szCs w:val="24"/>
        </w:rPr>
        <w:t xml:space="preserve">rješenja za </w:t>
      </w:r>
      <w:r>
        <w:rPr>
          <w:rFonts w:ascii="Aptos" w:eastAsia="Aptos" w:hAnsi="Aptos" w:cs="Aptos"/>
          <w:sz w:val="24"/>
          <w:szCs w:val="24"/>
        </w:rPr>
        <w:t>digitalno obrazovanj</w:t>
      </w:r>
      <w:r w:rsidR="00E83515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i e-učenje za organizacije javnog i privatnog sektora. Univerzitet je uspješno realizovao projekte usmjerene na dizajn nastave, digitalnu transformaciju, mikro-akreditaciju i cjeloživotno učenje, kombinirajući stručnost u STEM-u, obrazovnim tehnologijama i inovativnim metodologijama učenja kako bi podržao profesionalni razvoj u različitim sektorima.</w:t>
      </w:r>
    </w:p>
    <w:p w14:paraId="00000044" w14:textId="77777777" w:rsidR="008A7085" w:rsidRDefault="00000000">
      <w:pPr>
        <w:spacing w:after="160" w:line="278" w:lineRule="auto"/>
        <w:ind w:left="3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Kontakt</w:t>
      </w:r>
    </w:p>
    <w:p w14:paraId="00000045" w14:textId="7C0A356A" w:rsidR="008A7085" w:rsidRPr="001E7871" w:rsidRDefault="00000000">
      <w:pPr>
        <w:spacing w:after="160" w:line="278" w:lineRule="auto"/>
        <w:ind w:left="360"/>
        <w:rPr>
          <w:rFonts w:ascii="Aptos" w:eastAsia="Aptos" w:hAnsi="Aptos" w:cs="Aptos"/>
          <w:color w:val="31849B" w:themeColor="accent5" w:themeShade="BF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Web</w:t>
      </w:r>
      <w:r w:rsidR="00F65CA5" w:rsidRPr="001E7871">
        <w:rPr>
          <w:rFonts w:ascii="Aptos" w:eastAsia="Aptos" w:hAnsi="Aptos" w:cs="Aptos"/>
          <w:b/>
          <w:bCs/>
          <w:sz w:val="24"/>
          <w:szCs w:val="24"/>
        </w:rPr>
        <w:t>-</w:t>
      </w:r>
      <w:r w:rsidRPr="001E7871">
        <w:rPr>
          <w:rFonts w:ascii="Aptos" w:eastAsia="Aptos" w:hAnsi="Aptos" w:cs="Aptos"/>
          <w:b/>
          <w:bCs/>
          <w:sz w:val="24"/>
          <w:szCs w:val="24"/>
        </w:rPr>
        <w:t>stranica: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10" w:history="1">
        <w:r w:rsidR="001E7871" w:rsidRPr="001E7871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https://www.algebra.hr/sveuciliste/</w:t>
        </w:r>
      </w:hyperlink>
      <w:r w:rsidR="001E7871" w:rsidRPr="001E7871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46" w14:textId="5ED5384F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LinkedIn: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11" w:history="1">
        <w:r w:rsidR="001E7871" w:rsidRPr="001E7871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https://www.linkedin.com/school/algebra-university/</w:t>
        </w:r>
      </w:hyperlink>
      <w:r w:rsidR="001E7871" w:rsidRPr="001E7871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47" w14:textId="3C95F94F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F</w:t>
      </w:r>
      <w:r w:rsidR="00F65CA5" w:rsidRPr="001E7871">
        <w:rPr>
          <w:rFonts w:ascii="Aptos" w:eastAsia="Aptos" w:hAnsi="Aptos" w:cs="Aptos"/>
          <w:b/>
          <w:bCs/>
          <w:sz w:val="24"/>
          <w:szCs w:val="24"/>
        </w:rPr>
        <w:t>aceboo</w:t>
      </w:r>
      <w:r w:rsidRPr="001E7871">
        <w:rPr>
          <w:rFonts w:ascii="Aptos" w:eastAsia="Aptos" w:hAnsi="Aptos" w:cs="Aptos"/>
          <w:b/>
          <w:bCs/>
          <w:sz w:val="24"/>
          <w:szCs w:val="24"/>
        </w:rPr>
        <w:t>k: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12" w:history="1">
        <w:r w:rsidR="001E7871" w:rsidRPr="001E7871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https://www.facebook.com/sveucilistealgebrabernays/</w:t>
        </w:r>
      </w:hyperlink>
      <w:r w:rsidR="001E7871" w:rsidRPr="001E7871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48" w14:textId="7F6A347F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Instagram: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13" w:history="1">
        <w:r w:rsidR="001E7871" w:rsidRPr="001E7871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https://www.instagram.com/sveucilistealgebrabernays/</w:t>
        </w:r>
      </w:hyperlink>
      <w:r w:rsidR="001E7871" w:rsidRPr="001E7871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49" w14:textId="2CE4C445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TikTok: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14" w:history="1">
        <w:r w:rsidR="001E7871" w:rsidRPr="001E7871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https://www.tiktok.com/@algebrabernaysuniversity?lang=en</w:t>
        </w:r>
      </w:hyperlink>
      <w:r w:rsidR="001E7871" w:rsidRPr="001E7871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4A" w14:textId="0ECA77AD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YouTube: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15" w:history="1">
        <w:r w:rsidR="001E7871" w:rsidRPr="001E7871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https://www.youtube.com/@SveucilisteAlgebraBernays</w:t>
        </w:r>
      </w:hyperlink>
      <w:r w:rsidR="001E7871" w:rsidRPr="001E7871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4C" w14:textId="77777777" w:rsidR="008A7085" w:rsidRDefault="008A7085" w:rsidP="001E7871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74AC0205" w14:textId="77777777" w:rsidR="001E7871" w:rsidRDefault="00F65CA5" w:rsidP="001E7871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Archivio della Memoria</w:t>
      </w:r>
      <w:r>
        <w:rPr>
          <w:rFonts w:ascii="Aptos" w:eastAsia="Aptos" w:hAnsi="Aptos" w:cs="Aptos"/>
          <w:sz w:val="24"/>
          <w:szCs w:val="24"/>
        </w:rPr>
        <w:t xml:space="preserve"> </w:t>
      </w:r>
    </w:p>
    <w:p w14:paraId="0000004D" w14:textId="1155D515" w:rsidR="008A7085" w:rsidRDefault="00000000" w:rsidP="001E7871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Archivio della Memoria (AdM)</w:t>
      </w:r>
      <w:r>
        <w:rPr>
          <w:rFonts w:ascii="Aptos" w:eastAsia="Aptos" w:hAnsi="Aptos" w:cs="Aptos"/>
          <w:sz w:val="24"/>
          <w:szCs w:val="24"/>
        </w:rPr>
        <w:t xml:space="preserve"> je italijanska neprofitna kulturna organizacija osnovana 2002. godine sa sjedištem u Rimu. Organizacija je specijalizirana za očuvanje i promociju kulturne baštine putem digitalnih tehnologija, usmene historije, audiovizuelnog pripovijedanja i participativnih obrazovnih pristupa. Od 2006. godine, AdM sarađuje sa Univerzitetom Tor Vergata u Rimu </w:t>
      </w:r>
      <w:r w:rsidR="00F65CA5">
        <w:rPr>
          <w:rFonts w:ascii="Aptos" w:eastAsia="Aptos" w:hAnsi="Aptos" w:cs="Aptos"/>
          <w:sz w:val="24"/>
          <w:szCs w:val="24"/>
        </w:rPr>
        <w:t>te je</w:t>
      </w:r>
      <w:r>
        <w:rPr>
          <w:rFonts w:ascii="Aptos" w:eastAsia="Aptos" w:hAnsi="Aptos" w:cs="Aptos"/>
          <w:sz w:val="24"/>
          <w:szCs w:val="24"/>
        </w:rPr>
        <w:t xml:space="preserve"> dio mreže Naučnog parka Tor Vergata. Kroz istraživanj</w:t>
      </w:r>
      <w:r w:rsidR="0036316F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, obuku i inicijative za podizanje svijesti, AdM sarađuje sa školama, univerzitetima, kulturnim institucijama i lokalnim zajednicama </w:t>
      </w:r>
      <w:r w:rsidR="0036316F">
        <w:rPr>
          <w:rFonts w:ascii="Aptos" w:eastAsia="Aptos" w:hAnsi="Aptos" w:cs="Aptos"/>
          <w:sz w:val="24"/>
          <w:szCs w:val="24"/>
        </w:rPr>
        <w:t>u cilju</w:t>
      </w:r>
      <w:r>
        <w:rPr>
          <w:rFonts w:ascii="Aptos" w:eastAsia="Aptos" w:hAnsi="Aptos" w:cs="Aptos"/>
          <w:sz w:val="24"/>
          <w:szCs w:val="24"/>
        </w:rPr>
        <w:t xml:space="preserve"> promo</w:t>
      </w:r>
      <w:r w:rsidR="0036316F">
        <w:rPr>
          <w:rFonts w:ascii="Aptos" w:eastAsia="Aptos" w:hAnsi="Aptos" w:cs="Aptos"/>
          <w:sz w:val="24"/>
          <w:szCs w:val="24"/>
        </w:rPr>
        <w:t>visanja</w:t>
      </w:r>
      <w:r>
        <w:rPr>
          <w:rFonts w:ascii="Aptos" w:eastAsia="Aptos" w:hAnsi="Aptos" w:cs="Aptos"/>
          <w:sz w:val="24"/>
          <w:szCs w:val="24"/>
        </w:rPr>
        <w:t xml:space="preserve"> cjeloživotnog učenja, </w:t>
      </w:r>
      <w:r w:rsidR="0036316F">
        <w:rPr>
          <w:rFonts w:ascii="Aptos" w:eastAsia="Aptos" w:hAnsi="Aptos" w:cs="Aptos"/>
          <w:sz w:val="24"/>
          <w:szCs w:val="24"/>
        </w:rPr>
        <w:t>društvene</w:t>
      </w:r>
      <w:r>
        <w:rPr>
          <w:rFonts w:ascii="Aptos" w:eastAsia="Aptos" w:hAnsi="Aptos" w:cs="Aptos"/>
          <w:sz w:val="24"/>
          <w:szCs w:val="24"/>
        </w:rPr>
        <w:t xml:space="preserve"> inkluzije, dobrobiti i aktivnog učešća</w:t>
      </w:r>
      <w:r w:rsidR="0036316F">
        <w:rPr>
          <w:rFonts w:ascii="Aptos" w:eastAsia="Aptos" w:hAnsi="Aptos" w:cs="Aptos"/>
          <w:sz w:val="24"/>
          <w:szCs w:val="24"/>
        </w:rPr>
        <w:t xml:space="preserve"> u kulturi</w:t>
      </w:r>
      <w:r>
        <w:rPr>
          <w:rFonts w:ascii="Aptos" w:eastAsia="Aptos" w:hAnsi="Aptos" w:cs="Aptos"/>
          <w:sz w:val="24"/>
          <w:szCs w:val="24"/>
        </w:rPr>
        <w:t>.</w:t>
      </w:r>
    </w:p>
    <w:p w14:paraId="0000004E" w14:textId="505CE93E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U okviru projekta RE-MIND, Archivio della Memoria vodi Radni paket 2: Razvoj modela edukacij</w:t>
      </w:r>
      <w:r w:rsidR="0036316F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i </w:t>
      </w:r>
      <w:r w:rsidR="0036316F">
        <w:rPr>
          <w:rFonts w:ascii="Aptos" w:eastAsia="Aptos" w:hAnsi="Aptos" w:cs="Aptos"/>
          <w:sz w:val="24"/>
          <w:szCs w:val="24"/>
        </w:rPr>
        <w:t xml:space="preserve">dosega svjesnog muzeja </w:t>
      </w:r>
      <w:r>
        <w:rPr>
          <w:rFonts w:ascii="Aptos" w:eastAsia="Aptos" w:hAnsi="Aptos" w:cs="Aptos"/>
          <w:sz w:val="24"/>
          <w:szCs w:val="24"/>
        </w:rPr>
        <w:t xml:space="preserve">i priručnika za obuku. Organizacija koordinira identifikaciju </w:t>
      </w:r>
      <w:r w:rsidR="0036316F">
        <w:rPr>
          <w:rFonts w:ascii="Aptos" w:eastAsia="Aptos" w:hAnsi="Aptos" w:cs="Aptos"/>
          <w:sz w:val="24"/>
          <w:szCs w:val="24"/>
        </w:rPr>
        <w:t>primjera dobre prakse</w:t>
      </w:r>
      <w:r>
        <w:rPr>
          <w:rFonts w:ascii="Aptos" w:eastAsia="Aptos" w:hAnsi="Aptos" w:cs="Aptos"/>
          <w:sz w:val="24"/>
          <w:szCs w:val="24"/>
        </w:rPr>
        <w:t xml:space="preserve">, razvija priručnik za obuku </w:t>
      </w:r>
      <w:r w:rsidR="0036316F">
        <w:rPr>
          <w:rFonts w:ascii="Aptos" w:eastAsia="Aptos" w:hAnsi="Aptos" w:cs="Aptos"/>
          <w:sz w:val="24"/>
          <w:szCs w:val="24"/>
        </w:rPr>
        <w:t xml:space="preserve">projekta </w:t>
      </w:r>
      <w:r>
        <w:rPr>
          <w:rFonts w:ascii="Aptos" w:eastAsia="Aptos" w:hAnsi="Aptos" w:cs="Aptos"/>
          <w:sz w:val="24"/>
          <w:szCs w:val="24"/>
        </w:rPr>
        <w:t xml:space="preserve">RE-MIND i multimedijalne </w:t>
      </w:r>
      <w:r w:rsidR="0036316F">
        <w:rPr>
          <w:rFonts w:ascii="Aptos" w:eastAsia="Aptos" w:hAnsi="Aptos" w:cs="Aptos"/>
          <w:sz w:val="24"/>
          <w:szCs w:val="24"/>
        </w:rPr>
        <w:t xml:space="preserve">obrazovne </w:t>
      </w:r>
      <w:r>
        <w:rPr>
          <w:rFonts w:ascii="Aptos" w:eastAsia="Aptos" w:hAnsi="Aptos" w:cs="Aptos"/>
          <w:sz w:val="24"/>
          <w:szCs w:val="24"/>
        </w:rPr>
        <w:t xml:space="preserve">resurse te doprinosi aktivnostima izgradnje kapaciteta za muzejske stručnjake. AdM također podržava edukativne sesije, međugeneracijske radionice i aktivnosti </w:t>
      </w:r>
      <w:r w:rsidR="0036316F">
        <w:rPr>
          <w:rFonts w:ascii="Aptos" w:eastAsia="Aptos" w:hAnsi="Aptos" w:cs="Aptos"/>
          <w:sz w:val="24"/>
          <w:szCs w:val="24"/>
        </w:rPr>
        <w:t>širenja rezultata</w:t>
      </w:r>
      <w:r>
        <w:rPr>
          <w:rFonts w:ascii="Aptos" w:eastAsia="Aptos" w:hAnsi="Aptos" w:cs="Aptos"/>
          <w:sz w:val="24"/>
          <w:szCs w:val="24"/>
        </w:rPr>
        <w:t>, pomažući u promociji svjesnih, inkluzivnih i digitalno uravnoteženih muzejskih iskustava.</w:t>
      </w:r>
    </w:p>
    <w:p w14:paraId="0000004F" w14:textId="075D813D" w:rsidR="008A7085" w:rsidRDefault="0036316F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lastRenderedPageBreak/>
        <w:t xml:space="preserve">Archivio della Memoria ima bogato iskustvo u oblastima kulturne baštine, digitalnog pripovijedanja, audiovizuelne produkcije, participativnih istraživanja i obrazovnih inovacija. Tokom protekle dvije decenije, organizacija je realizovala oko 2.000 kvalitativnih video intervjua, kombinirajući usmenu historiju s metodologijama društvenog pripovijedanja. Njen multidisciplinarni tim ima značajno iskustvo u razvoju programa obuke, multimedijalnih obrazovnih resursa i kampanja za podizanje svijesti usmjerenih na digitalne inovacije, dobrobit, </w:t>
      </w:r>
      <w:r w:rsidR="00321A4A">
        <w:rPr>
          <w:rFonts w:ascii="Aptos" w:eastAsia="Aptos" w:hAnsi="Aptos" w:cs="Aptos"/>
          <w:sz w:val="24"/>
          <w:szCs w:val="24"/>
        </w:rPr>
        <w:t xml:space="preserve">društvenu </w:t>
      </w:r>
      <w:r>
        <w:rPr>
          <w:rFonts w:ascii="Aptos" w:eastAsia="Aptos" w:hAnsi="Aptos" w:cs="Aptos"/>
          <w:sz w:val="24"/>
          <w:szCs w:val="24"/>
        </w:rPr>
        <w:t>inkluziju i međugeneracijsko učenje kroz nacionalne i evropske inicijative.</w:t>
      </w:r>
    </w:p>
    <w:p w14:paraId="00000050" w14:textId="0E39C412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Archivio della Memoria učestvova</w:t>
      </w:r>
      <w:r w:rsidR="0049008E">
        <w:rPr>
          <w:rFonts w:ascii="Aptos" w:eastAsia="Aptos" w:hAnsi="Aptos" w:cs="Aptos"/>
          <w:sz w:val="24"/>
          <w:szCs w:val="24"/>
        </w:rPr>
        <w:t>la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49008E">
        <w:rPr>
          <w:rFonts w:ascii="Aptos" w:eastAsia="Aptos" w:hAnsi="Aptos" w:cs="Aptos"/>
          <w:sz w:val="24"/>
          <w:szCs w:val="24"/>
        </w:rPr>
        <w:t xml:space="preserve">je </w:t>
      </w:r>
      <w:r>
        <w:rPr>
          <w:rFonts w:ascii="Aptos" w:eastAsia="Aptos" w:hAnsi="Aptos" w:cs="Aptos"/>
          <w:sz w:val="24"/>
          <w:szCs w:val="24"/>
        </w:rPr>
        <w:t xml:space="preserve">u brojnim evropskim projektima u oblastima obrazovanja odraslih, stručnog obrazovanja i </w:t>
      </w:r>
      <w:r w:rsidR="0049008E">
        <w:rPr>
          <w:rFonts w:ascii="Aptos" w:eastAsia="Aptos" w:hAnsi="Aptos" w:cs="Aptos"/>
          <w:sz w:val="24"/>
          <w:szCs w:val="24"/>
        </w:rPr>
        <w:t>osposobljavanja</w:t>
      </w:r>
      <w:r>
        <w:rPr>
          <w:rFonts w:ascii="Aptos" w:eastAsia="Aptos" w:hAnsi="Aptos" w:cs="Aptos"/>
          <w:sz w:val="24"/>
          <w:szCs w:val="24"/>
        </w:rPr>
        <w:t xml:space="preserve">, </w:t>
      </w:r>
      <w:r w:rsidR="0049008E">
        <w:rPr>
          <w:rFonts w:ascii="Aptos" w:eastAsia="Aptos" w:hAnsi="Aptos" w:cs="Aptos"/>
          <w:sz w:val="24"/>
          <w:szCs w:val="24"/>
        </w:rPr>
        <w:t xml:space="preserve">rada s </w:t>
      </w:r>
      <w:r>
        <w:rPr>
          <w:rFonts w:ascii="Aptos" w:eastAsia="Aptos" w:hAnsi="Aptos" w:cs="Aptos"/>
          <w:sz w:val="24"/>
          <w:szCs w:val="24"/>
        </w:rPr>
        <w:t>mladi</w:t>
      </w:r>
      <w:r w:rsidR="0049008E">
        <w:rPr>
          <w:rFonts w:ascii="Aptos" w:eastAsia="Aptos" w:hAnsi="Aptos" w:cs="Aptos"/>
          <w:sz w:val="24"/>
          <w:szCs w:val="24"/>
        </w:rPr>
        <w:t>ma</w:t>
      </w:r>
      <w:r>
        <w:rPr>
          <w:rFonts w:ascii="Aptos" w:eastAsia="Aptos" w:hAnsi="Aptos" w:cs="Aptos"/>
          <w:sz w:val="24"/>
          <w:szCs w:val="24"/>
        </w:rPr>
        <w:t>, škol</w:t>
      </w:r>
      <w:r w:rsidR="0049008E">
        <w:rPr>
          <w:rFonts w:ascii="Aptos" w:eastAsia="Aptos" w:hAnsi="Aptos" w:cs="Aptos"/>
          <w:sz w:val="24"/>
          <w:szCs w:val="24"/>
        </w:rPr>
        <w:t>skog obrazovanja</w:t>
      </w:r>
      <w:r>
        <w:rPr>
          <w:rFonts w:ascii="Aptos" w:eastAsia="Aptos" w:hAnsi="Aptos" w:cs="Aptos"/>
          <w:sz w:val="24"/>
          <w:szCs w:val="24"/>
        </w:rPr>
        <w:t xml:space="preserve"> i kulturne baštine. Nje</w:t>
      </w:r>
      <w:r w:rsidR="0049008E">
        <w:rPr>
          <w:rFonts w:ascii="Aptos" w:eastAsia="Aptos" w:hAnsi="Aptos" w:cs="Aptos"/>
          <w:sz w:val="24"/>
          <w:szCs w:val="24"/>
        </w:rPr>
        <w:t>no</w:t>
      </w:r>
      <w:r>
        <w:rPr>
          <w:rFonts w:ascii="Aptos" w:eastAsia="Aptos" w:hAnsi="Aptos" w:cs="Aptos"/>
          <w:sz w:val="24"/>
          <w:szCs w:val="24"/>
        </w:rPr>
        <w:t xml:space="preserve"> iskustvo uključuje projekte CHART, DIST-SEED, Erasmediah, DataPro, ACCESS, DEED i SIATE, </w:t>
      </w:r>
      <w:r w:rsidR="0049008E">
        <w:rPr>
          <w:rFonts w:ascii="Aptos" w:eastAsia="Aptos" w:hAnsi="Aptos" w:cs="Aptos"/>
          <w:sz w:val="24"/>
          <w:szCs w:val="24"/>
        </w:rPr>
        <w:t>usmjerene</w:t>
      </w:r>
      <w:r>
        <w:rPr>
          <w:rFonts w:ascii="Aptos" w:eastAsia="Aptos" w:hAnsi="Aptos" w:cs="Aptos"/>
          <w:sz w:val="24"/>
          <w:szCs w:val="24"/>
        </w:rPr>
        <w:t xml:space="preserve"> na kulturnu baštinu, digitalnu </w:t>
      </w:r>
      <w:r w:rsidR="0049008E">
        <w:rPr>
          <w:rFonts w:ascii="Aptos" w:eastAsia="Aptos" w:hAnsi="Aptos" w:cs="Aptos"/>
          <w:sz w:val="24"/>
          <w:szCs w:val="24"/>
        </w:rPr>
        <w:t>o</w:t>
      </w:r>
      <w:r>
        <w:rPr>
          <w:rFonts w:ascii="Aptos" w:eastAsia="Aptos" w:hAnsi="Aptos" w:cs="Aptos"/>
          <w:sz w:val="24"/>
          <w:szCs w:val="24"/>
        </w:rPr>
        <w:t>svije</w:t>
      </w:r>
      <w:r w:rsidR="0049008E">
        <w:rPr>
          <w:rFonts w:ascii="Aptos" w:eastAsia="Aptos" w:hAnsi="Aptos" w:cs="Aptos"/>
          <w:sz w:val="24"/>
          <w:szCs w:val="24"/>
        </w:rPr>
        <w:t>štenost</w:t>
      </w:r>
      <w:r>
        <w:rPr>
          <w:rFonts w:ascii="Aptos" w:eastAsia="Aptos" w:hAnsi="Aptos" w:cs="Aptos"/>
          <w:sz w:val="24"/>
          <w:szCs w:val="24"/>
        </w:rPr>
        <w:t>, mentaln</w:t>
      </w:r>
      <w:r w:rsidR="0049008E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49008E">
        <w:rPr>
          <w:rFonts w:ascii="Aptos" w:eastAsia="Aptos" w:hAnsi="Aptos" w:cs="Aptos"/>
          <w:sz w:val="24"/>
          <w:szCs w:val="24"/>
        </w:rPr>
        <w:t>dobrobit</w:t>
      </w:r>
      <w:r>
        <w:rPr>
          <w:rFonts w:ascii="Aptos" w:eastAsia="Aptos" w:hAnsi="Aptos" w:cs="Aptos"/>
          <w:sz w:val="24"/>
          <w:szCs w:val="24"/>
        </w:rPr>
        <w:t xml:space="preserve">, ekološku održivost, </w:t>
      </w:r>
      <w:r w:rsidR="0049008E">
        <w:rPr>
          <w:rFonts w:ascii="Aptos" w:eastAsia="Aptos" w:hAnsi="Aptos" w:cs="Aptos"/>
          <w:sz w:val="24"/>
          <w:szCs w:val="24"/>
        </w:rPr>
        <w:t xml:space="preserve">društvenu </w:t>
      </w:r>
      <w:r>
        <w:rPr>
          <w:rFonts w:ascii="Aptos" w:eastAsia="Aptos" w:hAnsi="Aptos" w:cs="Aptos"/>
          <w:sz w:val="24"/>
          <w:szCs w:val="24"/>
        </w:rPr>
        <w:t>inkluziju i izgradnju kapaciteta kroz inovativne obrazovne metodologije.</w:t>
      </w:r>
    </w:p>
    <w:p w14:paraId="00000052" w14:textId="77777777" w:rsidR="008A7085" w:rsidRDefault="00000000">
      <w:pPr>
        <w:spacing w:after="160" w:line="278" w:lineRule="auto"/>
        <w:ind w:left="3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Kontakt</w:t>
      </w:r>
    </w:p>
    <w:p w14:paraId="00000053" w14:textId="45191E10" w:rsidR="008A7085" w:rsidRPr="001E7871" w:rsidRDefault="00000000">
      <w:pPr>
        <w:spacing w:after="160" w:line="278" w:lineRule="auto"/>
        <w:ind w:left="360"/>
        <w:rPr>
          <w:rFonts w:ascii="Aptos" w:eastAsia="Aptos" w:hAnsi="Aptos" w:cs="Aptos"/>
          <w:color w:val="31849B" w:themeColor="accent5" w:themeShade="BF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Web</w:t>
      </w:r>
      <w:r w:rsidR="0049008E" w:rsidRPr="001E7871">
        <w:rPr>
          <w:rFonts w:ascii="Aptos" w:eastAsia="Aptos" w:hAnsi="Aptos" w:cs="Aptos"/>
          <w:b/>
          <w:bCs/>
          <w:sz w:val="24"/>
          <w:szCs w:val="24"/>
        </w:rPr>
        <w:t>-</w:t>
      </w:r>
      <w:r w:rsidRPr="001E7871">
        <w:rPr>
          <w:rFonts w:ascii="Aptos" w:eastAsia="Aptos" w:hAnsi="Aptos" w:cs="Aptos"/>
          <w:b/>
          <w:bCs/>
          <w:sz w:val="24"/>
          <w:szCs w:val="24"/>
        </w:rPr>
        <w:t>stranica: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16" w:history="1">
        <w:r w:rsidR="001E7871" w:rsidRPr="001E7871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www.archiviodellamemoria.it</w:t>
        </w:r>
      </w:hyperlink>
      <w:r w:rsidR="001E7871" w:rsidRPr="001E7871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54" w14:textId="7B47A13F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LinkedIn:</w:t>
      </w:r>
      <w:r w:rsidR="001E7871">
        <w:rPr>
          <w:rFonts w:ascii="Aptos" w:eastAsia="Aptos" w:hAnsi="Aptos" w:cs="Aptos"/>
          <w:sz w:val="24"/>
          <w:szCs w:val="24"/>
        </w:rPr>
        <w:t xml:space="preserve"> </w:t>
      </w:r>
      <w:hyperlink r:id="rId17" w:history="1">
        <w:r w:rsidR="001E7871" w:rsidRPr="001E7871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https://www.linkedin.com/company/archivio-della-memoria</w:t>
        </w:r>
      </w:hyperlink>
    </w:p>
    <w:p w14:paraId="00000055" w14:textId="43CC4B7A" w:rsidR="008A7085" w:rsidRPr="001E7871" w:rsidRDefault="00000000">
      <w:pPr>
        <w:spacing w:after="160" w:line="278" w:lineRule="auto"/>
        <w:ind w:left="360"/>
        <w:rPr>
          <w:rFonts w:ascii="Aptos" w:eastAsia="Aptos" w:hAnsi="Aptos" w:cs="Aptos"/>
          <w:color w:val="31849B" w:themeColor="accent5" w:themeShade="BF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F</w:t>
      </w:r>
      <w:r w:rsidR="0049008E" w:rsidRPr="001E7871">
        <w:rPr>
          <w:rFonts w:ascii="Aptos" w:eastAsia="Aptos" w:hAnsi="Aptos" w:cs="Aptos"/>
          <w:b/>
          <w:bCs/>
          <w:sz w:val="24"/>
          <w:szCs w:val="24"/>
        </w:rPr>
        <w:t>acebook</w:t>
      </w:r>
      <w:r w:rsidRPr="001E7871">
        <w:rPr>
          <w:rFonts w:ascii="Aptos" w:eastAsia="Aptos" w:hAnsi="Aptos" w:cs="Aptos"/>
          <w:b/>
          <w:bCs/>
          <w:sz w:val="24"/>
          <w:szCs w:val="24"/>
        </w:rPr>
        <w:t>:</w:t>
      </w:r>
      <w:r w:rsidR="001E7871">
        <w:rPr>
          <w:rFonts w:ascii="Aptos" w:eastAsia="Aptos" w:hAnsi="Aptos" w:cs="Aptos"/>
          <w:sz w:val="24"/>
          <w:szCs w:val="24"/>
        </w:rPr>
        <w:t xml:space="preserve"> </w:t>
      </w:r>
      <w:hyperlink r:id="rId18" w:history="1">
        <w:r w:rsidR="001E7871" w:rsidRPr="001E7871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https://www.facebook.com/archiviodellamemoria.page</w:t>
        </w:r>
      </w:hyperlink>
    </w:p>
    <w:p w14:paraId="00000056" w14:textId="574ABCCF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X (</w:t>
      </w:r>
      <w:r w:rsidR="001E7871" w:rsidRPr="001E7871">
        <w:rPr>
          <w:rFonts w:ascii="Aptos" w:eastAsia="Aptos" w:hAnsi="Aptos" w:cs="Aptos"/>
          <w:b/>
          <w:bCs/>
          <w:sz w:val="24"/>
          <w:szCs w:val="24"/>
        </w:rPr>
        <w:t>nekadašnji</w:t>
      </w:r>
      <w:r w:rsidRPr="001E7871">
        <w:rPr>
          <w:rFonts w:ascii="Aptos" w:eastAsia="Aptos" w:hAnsi="Aptos" w:cs="Aptos"/>
          <w:b/>
          <w:bCs/>
          <w:sz w:val="24"/>
          <w:szCs w:val="24"/>
        </w:rPr>
        <w:t xml:space="preserve"> Twitter): </w:t>
      </w:r>
      <w:hyperlink r:id="rId19" w:history="1">
        <w:r w:rsidR="001E7871" w:rsidRPr="001E7871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https://www.linkedin.com/company/archivio-della-memoria</w:t>
        </w:r>
      </w:hyperlink>
      <w:r w:rsidR="001E7871" w:rsidRPr="001E7871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57" w14:textId="5B3A250E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 w:rsidRPr="001E7871">
        <w:rPr>
          <w:rFonts w:ascii="Aptos" w:eastAsia="Aptos" w:hAnsi="Aptos" w:cs="Aptos"/>
          <w:b/>
          <w:bCs/>
          <w:sz w:val="24"/>
          <w:szCs w:val="24"/>
        </w:rPr>
        <w:t>E-</w:t>
      </w:r>
      <w:r w:rsidR="0049008E" w:rsidRPr="001E7871">
        <w:rPr>
          <w:rFonts w:ascii="Aptos" w:eastAsia="Aptos" w:hAnsi="Aptos" w:cs="Aptos"/>
          <w:b/>
          <w:bCs/>
          <w:sz w:val="24"/>
          <w:szCs w:val="24"/>
        </w:rPr>
        <w:t>adresa</w:t>
      </w:r>
      <w:r w:rsidRPr="001E7871">
        <w:rPr>
          <w:rFonts w:ascii="Aptos" w:eastAsia="Aptos" w:hAnsi="Aptos" w:cs="Aptos"/>
          <w:b/>
          <w:bCs/>
          <w:sz w:val="24"/>
          <w:szCs w:val="24"/>
        </w:rPr>
        <w:t>:</w:t>
      </w:r>
      <w:r w:rsidR="001E7871" w:rsidRPr="001E7871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hyperlink r:id="rId20" w:history="1">
        <w:r w:rsidR="001E7871" w:rsidRPr="001E7871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info@archiviodellamemoria.it</w:t>
        </w:r>
      </w:hyperlink>
      <w:r w:rsidRPr="001E7871">
        <w:rPr>
          <w:rFonts w:ascii="Aptos" w:eastAsia="Aptos" w:hAnsi="Aptos" w:cs="Aptos"/>
          <w:color w:val="31849B" w:themeColor="accent5" w:themeShade="BF"/>
          <w:sz w:val="24"/>
          <w:szCs w:val="24"/>
        </w:rPr>
        <w:br/>
      </w:r>
    </w:p>
    <w:p w14:paraId="3747D3C3" w14:textId="77777777" w:rsidR="005F011D" w:rsidRDefault="00000000" w:rsidP="005F011D">
      <w:pPr>
        <w:spacing w:after="160" w:line="278" w:lineRule="auto"/>
        <w:ind w:left="3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Balkanska mreža</w:t>
      </w:r>
      <w:r w:rsidR="00651F3D">
        <w:rPr>
          <w:rFonts w:ascii="Aptos" w:eastAsia="Aptos" w:hAnsi="Aptos" w:cs="Aptos"/>
          <w:b/>
          <w:bCs/>
          <w:sz w:val="24"/>
          <w:szCs w:val="24"/>
        </w:rPr>
        <w:t xml:space="preserve"> muzeja</w:t>
      </w:r>
    </w:p>
    <w:p w14:paraId="00000058" w14:textId="030DDDBF" w:rsidR="008A7085" w:rsidRDefault="00000000" w:rsidP="005F011D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 xml:space="preserve">Balkanska mreža </w:t>
      </w:r>
      <w:r w:rsidR="00651F3D" w:rsidRPr="005F011D">
        <w:rPr>
          <w:rFonts w:ascii="Aptos" w:eastAsia="Aptos" w:hAnsi="Aptos" w:cs="Aptos"/>
          <w:b/>
          <w:bCs/>
          <w:sz w:val="24"/>
          <w:szCs w:val="24"/>
        </w:rPr>
        <w:t xml:space="preserve">muzeja </w:t>
      </w:r>
      <w:r w:rsidRPr="005F011D">
        <w:rPr>
          <w:rFonts w:ascii="Aptos" w:eastAsia="Aptos" w:hAnsi="Aptos" w:cs="Aptos"/>
          <w:b/>
          <w:bCs/>
          <w:sz w:val="24"/>
          <w:szCs w:val="24"/>
        </w:rPr>
        <w:t>(BMN)</w:t>
      </w:r>
      <w:r>
        <w:rPr>
          <w:rFonts w:ascii="Aptos" w:eastAsia="Aptos" w:hAnsi="Aptos" w:cs="Aptos"/>
          <w:sz w:val="24"/>
          <w:szCs w:val="24"/>
        </w:rPr>
        <w:t xml:space="preserve"> je međunarodna mreža sa sjedištem u Sarajevu, </w:t>
      </w:r>
      <w:r w:rsidR="00F10CD4">
        <w:rPr>
          <w:rFonts w:ascii="Aptos" w:eastAsia="Aptos" w:hAnsi="Aptos" w:cs="Aptos"/>
          <w:sz w:val="24"/>
          <w:szCs w:val="24"/>
        </w:rPr>
        <w:t xml:space="preserve">u </w:t>
      </w:r>
      <w:r>
        <w:rPr>
          <w:rFonts w:ascii="Aptos" w:eastAsia="Aptos" w:hAnsi="Aptos" w:cs="Aptos"/>
          <w:sz w:val="24"/>
          <w:szCs w:val="24"/>
        </w:rPr>
        <w:t>Bosn</w:t>
      </w:r>
      <w:r w:rsidR="00F10CD4">
        <w:rPr>
          <w:rFonts w:ascii="Aptos" w:eastAsia="Aptos" w:hAnsi="Aptos" w:cs="Aptos"/>
          <w:sz w:val="24"/>
          <w:szCs w:val="24"/>
        </w:rPr>
        <w:t>i</w:t>
      </w:r>
      <w:r>
        <w:rPr>
          <w:rFonts w:ascii="Aptos" w:eastAsia="Aptos" w:hAnsi="Aptos" w:cs="Aptos"/>
          <w:sz w:val="24"/>
          <w:szCs w:val="24"/>
        </w:rPr>
        <w:t xml:space="preserve"> i Hercegovin</w:t>
      </w:r>
      <w:r w:rsidR="00F10CD4">
        <w:rPr>
          <w:rFonts w:ascii="Aptos" w:eastAsia="Aptos" w:hAnsi="Aptos" w:cs="Aptos"/>
          <w:sz w:val="24"/>
          <w:szCs w:val="24"/>
        </w:rPr>
        <w:t>i</w:t>
      </w:r>
      <w:r>
        <w:rPr>
          <w:rFonts w:ascii="Aptos" w:eastAsia="Aptos" w:hAnsi="Aptos" w:cs="Aptos"/>
          <w:sz w:val="24"/>
          <w:szCs w:val="24"/>
        </w:rPr>
        <w:t xml:space="preserve">, koja okuplja muzejske stručnjake i institucije iz više od 20 zemalja. Osnovana kao regionalni program </w:t>
      </w:r>
      <w:r w:rsidR="00651F3D">
        <w:rPr>
          <w:rFonts w:ascii="Aptos" w:eastAsia="Aptos" w:hAnsi="Aptos" w:cs="Aptos"/>
          <w:sz w:val="24"/>
          <w:szCs w:val="24"/>
        </w:rPr>
        <w:t xml:space="preserve">muzejske </w:t>
      </w:r>
      <w:r>
        <w:rPr>
          <w:rFonts w:ascii="Aptos" w:eastAsia="Aptos" w:hAnsi="Aptos" w:cs="Aptos"/>
          <w:sz w:val="24"/>
          <w:szCs w:val="24"/>
        </w:rPr>
        <w:t>saradnje 2006. godine</w:t>
      </w:r>
      <w:r w:rsidR="00651F3D">
        <w:rPr>
          <w:rFonts w:ascii="Aptos" w:eastAsia="Aptos" w:hAnsi="Aptos" w:cs="Aptos"/>
          <w:sz w:val="24"/>
          <w:szCs w:val="24"/>
        </w:rPr>
        <w:t>,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651F3D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 formalno registrovana kao udruženje 2015. godine, BMN je narasla od 11 osnivačkih muzeja do mreže od preko 150 muzeja članova i 300 stručnjaka </w:t>
      </w:r>
      <w:r w:rsidR="00651F3D">
        <w:rPr>
          <w:rFonts w:ascii="Aptos" w:eastAsia="Aptos" w:hAnsi="Aptos" w:cs="Aptos"/>
          <w:sz w:val="24"/>
          <w:szCs w:val="24"/>
        </w:rPr>
        <w:t>iz oblasti kulturne</w:t>
      </w:r>
      <w:r>
        <w:rPr>
          <w:rFonts w:ascii="Aptos" w:eastAsia="Aptos" w:hAnsi="Aptos" w:cs="Aptos"/>
          <w:sz w:val="24"/>
          <w:szCs w:val="24"/>
        </w:rPr>
        <w:t xml:space="preserve"> baštinu. BMN promoviše saradnju, razmjenu znanja i profesionalni razvoj, </w:t>
      </w:r>
      <w:r w:rsidR="00BA60BD">
        <w:rPr>
          <w:rFonts w:ascii="Aptos" w:eastAsia="Aptos" w:hAnsi="Aptos" w:cs="Aptos"/>
          <w:sz w:val="24"/>
          <w:szCs w:val="24"/>
        </w:rPr>
        <w:t xml:space="preserve">te </w:t>
      </w:r>
      <w:r>
        <w:rPr>
          <w:rFonts w:ascii="Aptos" w:eastAsia="Aptos" w:hAnsi="Aptos" w:cs="Aptos"/>
          <w:sz w:val="24"/>
          <w:szCs w:val="24"/>
        </w:rPr>
        <w:t>istovremeno slav</w:t>
      </w:r>
      <w:r w:rsidR="00BA60BD">
        <w:rPr>
          <w:rFonts w:ascii="Aptos" w:eastAsia="Aptos" w:hAnsi="Aptos" w:cs="Aptos"/>
          <w:sz w:val="24"/>
          <w:szCs w:val="24"/>
        </w:rPr>
        <w:t>i</w:t>
      </w:r>
      <w:r>
        <w:rPr>
          <w:rFonts w:ascii="Aptos" w:eastAsia="Aptos" w:hAnsi="Aptos" w:cs="Aptos"/>
          <w:sz w:val="24"/>
          <w:szCs w:val="24"/>
        </w:rPr>
        <w:t>, čuva i dijeli bogatu i raznoliku kulturnu baštinu Balkana.</w:t>
      </w:r>
    </w:p>
    <w:p w14:paraId="00000059" w14:textId="55C8F0FA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U okviru </w:t>
      </w:r>
      <w:r w:rsidR="00BA60BD">
        <w:rPr>
          <w:rFonts w:ascii="Aptos" w:eastAsia="Aptos" w:hAnsi="Aptos" w:cs="Aptos"/>
          <w:sz w:val="24"/>
          <w:szCs w:val="24"/>
        </w:rPr>
        <w:t xml:space="preserve">projekta </w:t>
      </w:r>
      <w:r>
        <w:rPr>
          <w:rFonts w:ascii="Aptos" w:eastAsia="Aptos" w:hAnsi="Aptos" w:cs="Aptos"/>
          <w:sz w:val="24"/>
          <w:szCs w:val="24"/>
        </w:rPr>
        <w:t xml:space="preserve">RE-MIND, BMN vodi Radni paket 5: Implementacija i validacija </w:t>
      </w:r>
      <w:r w:rsidR="00BA60BD">
        <w:rPr>
          <w:rFonts w:ascii="Aptos" w:eastAsia="Aptos" w:hAnsi="Aptos" w:cs="Aptos"/>
          <w:sz w:val="24"/>
          <w:szCs w:val="24"/>
        </w:rPr>
        <w:t>m</w:t>
      </w:r>
      <w:r>
        <w:rPr>
          <w:rFonts w:ascii="Aptos" w:eastAsia="Aptos" w:hAnsi="Aptos" w:cs="Aptos"/>
          <w:sz w:val="24"/>
          <w:szCs w:val="24"/>
        </w:rPr>
        <w:t xml:space="preserve">odela izgradnje kapaciteta </w:t>
      </w:r>
      <w:r w:rsidR="00BA60BD">
        <w:rPr>
          <w:rFonts w:ascii="Aptos" w:eastAsia="Aptos" w:hAnsi="Aptos" w:cs="Aptos"/>
          <w:sz w:val="24"/>
          <w:szCs w:val="24"/>
        </w:rPr>
        <w:t>Svjesnog muzeja te</w:t>
      </w:r>
      <w:r>
        <w:rPr>
          <w:rFonts w:ascii="Aptos" w:eastAsia="Aptos" w:hAnsi="Aptos" w:cs="Aptos"/>
          <w:sz w:val="24"/>
          <w:szCs w:val="24"/>
        </w:rPr>
        <w:t xml:space="preserve"> doprinosi svim ostalim radnim paketima. BMN koordinira organizaciju RE-MIND </w:t>
      </w:r>
      <w:r w:rsidR="00BA60BD">
        <w:rPr>
          <w:rFonts w:ascii="Aptos" w:eastAsia="Aptos" w:hAnsi="Aptos" w:cs="Aptos"/>
          <w:sz w:val="24"/>
          <w:szCs w:val="24"/>
        </w:rPr>
        <w:t xml:space="preserve">prezentacijskih </w:t>
      </w:r>
      <w:r>
        <w:rPr>
          <w:rFonts w:ascii="Aptos" w:eastAsia="Aptos" w:hAnsi="Aptos" w:cs="Aptos"/>
          <w:sz w:val="24"/>
          <w:szCs w:val="24"/>
        </w:rPr>
        <w:t xml:space="preserve">događaja, priznavanje RE-MIND ambasadora i </w:t>
      </w:r>
      <w:r w:rsidR="00BA60BD">
        <w:rPr>
          <w:rFonts w:ascii="Aptos" w:eastAsia="Aptos" w:hAnsi="Aptos" w:cs="Aptos"/>
          <w:sz w:val="24"/>
          <w:szCs w:val="24"/>
        </w:rPr>
        <w:t xml:space="preserve">sistem </w:t>
      </w:r>
      <w:r>
        <w:rPr>
          <w:rFonts w:ascii="Aptos" w:eastAsia="Aptos" w:hAnsi="Aptos" w:cs="Aptos"/>
          <w:sz w:val="24"/>
          <w:szCs w:val="24"/>
        </w:rPr>
        <w:t xml:space="preserve">podrške </w:t>
      </w:r>
      <w:r w:rsidR="00BA60BD">
        <w:rPr>
          <w:rFonts w:ascii="Aptos" w:eastAsia="Aptos" w:hAnsi="Aptos" w:cs="Aptos"/>
          <w:sz w:val="24"/>
          <w:szCs w:val="24"/>
        </w:rPr>
        <w:t>svjesnih muzeja</w:t>
      </w:r>
      <w:r>
        <w:rPr>
          <w:rFonts w:ascii="Aptos" w:eastAsia="Aptos" w:hAnsi="Aptos" w:cs="Aptos"/>
          <w:sz w:val="24"/>
          <w:szCs w:val="24"/>
        </w:rPr>
        <w:t>,</w:t>
      </w:r>
      <w:r w:rsidR="00BA60BD">
        <w:rPr>
          <w:rFonts w:ascii="Aptos" w:eastAsia="Aptos" w:hAnsi="Aptos" w:cs="Aptos"/>
          <w:sz w:val="24"/>
          <w:szCs w:val="24"/>
        </w:rPr>
        <w:t xml:space="preserve"> te</w:t>
      </w:r>
      <w:r>
        <w:rPr>
          <w:rFonts w:ascii="Aptos" w:eastAsia="Aptos" w:hAnsi="Aptos" w:cs="Aptos"/>
          <w:sz w:val="24"/>
          <w:szCs w:val="24"/>
        </w:rPr>
        <w:t xml:space="preserve"> validaciju Modela </w:t>
      </w:r>
      <w:r w:rsidR="00BA60BD">
        <w:rPr>
          <w:rFonts w:ascii="Aptos" w:eastAsia="Aptos" w:hAnsi="Aptos" w:cs="Aptos"/>
          <w:sz w:val="24"/>
          <w:szCs w:val="24"/>
        </w:rPr>
        <w:t>svjesnog muzeja</w:t>
      </w:r>
      <w:r>
        <w:rPr>
          <w:rFonts w:ascii="Aptos" w:eastAsia="Aptos" w:hAnsi="Aptos" w:cs="Aptos"/>
          <w:sz w:val="24"/>
          <w:szCs w:val="24"/>
        </w:rPr>
        <w:t xml:space="preserve"> i </w:t>
      </w:r>
      <w:r>
        <w:rPr>
          <w:rFonts w:ascii="Aptos" w:eastAsia="Aptos" w:hAnsi="Aptos" w:cs="Aptos"/>
          <w:sz w:val="24"/>
          <w:szCs w:val="24"/>
        </w:rPr>
        <w:lastRenderedPageBreak/>
        <w:t>konačno usavršavanje edukativn</w:t>
      </w:r>
      <w:r w:rsidR="00BA60BD">
        <w:rPr>
          <w:rFonts w:ascii="Aptos" w:eastAsia="Aptos" w:hAnsi="Aptos" w:cs="Aptos"/>
          <w:sz w:val="24"/>
          <w:szCs w:val="24"/>
        </w:rPr>
        <w:t>ih</w:t>
      </w:r>
      <w:r>
        <w:rPr>
          <w:rFonts w:ascii="Aptos" w:eastAsia="Aptos" w:hAnsi="Aptos" w:cs="Aptos"/>
          <w:sz w:val="24"/>
          <w:szCs w:val="24"/>
        </w:rPr>
        <w:t xml:space="preserve"> i informativn</w:t>
      </w:r>
      <w:r w:rsidR="00BA60BD">
        <w:rPr>
          <w:rFonts w:ascii="Aptos" w:eastAsia="Aptos" w:hAnsi="Aptos" w:cs="Aptos"/>
          <w:sz w:val="24"/>
          <w:szCs w:val="24"/>
        </w:rPr>
        <w:t>ih</w:t>
      </w:r>
      <w:r>
        <w:rPr>
          <w:rFonts w:ascii="Aptos" w:eastAsia="Aptos" w:hAnsi="Aptos" w:cs="Aptos"/>
          <w:sz w:val="24"/>
          <w:szCs w:val="24"/>
        </w:rPr>
        <w:t xml:space="preserve"> okvira. Kroz svoju </w:t>
      </w:r>
      <w:r w:rsidR="00BA60BD">
        <w:rPr>
          <w:rFonts w:ascii="Aptos" w:eastAsia="Aptos" w:hAnsi="Aptos" w:cs="Aptos"/>
          <w:sz w:val="24"/>
          <w:szCs w:val="24"/>
        </w:rPr>
        <w:t xml:space="preserve">široku </w:t>
      </w:r>
      <w:r>
        <w:rPr>
          <w:rFonts w:ascii="Aptos" w:eastAsia="Aptos" w:hAnsi="Aptos" w:cs="Aptos"/>
          <w:sz w:val="24"/>
          <w:szCs w:val="24"/>
        </w:rPr>
        <w:t>mrežu muzeja, BMN podržava vidljivost</w:t>
      </w:r>
      <w:r w:rsidR="00BA60BD">
        <w:rPr>
          <w:rFonts w:ascii="Aptos" w:eastAsia="Aptos" w:hAnsi="Aptos" w:cs="Aptos"/>
          <w:sz w:val="24"/>
          <w:szCs w:val="24"/>
        </w:rPr>
        <w:t xml:space="preserve"> projekta</w:t>
      </w:r>
      <w:r>
        <w:rPr>
          <w:rFonts w:ascii="Aptos" w:eastAsia="Aptos" w:hAnsi="Aptos" w:cs="Aptos"/>
          <w:sz w:val="24"/>
          <w:szCs w:val="24"/>
        </w:rPr>
        <w:t xml:space="preserve">, </w:t>
      </w:r>
      <w:r w:rsidR="00BA60BD">
        <w:rPr>
          <w:rFonts w:ascii="Aptos" w:eastAsia="Aptos" w:hAnsi="Aptos" w:cs="Aptos"/>
          <w:sz w:val="24"/>
          <w:szCs w:val="24"/>
        </w:rPr>
        <w:t xml:space="preserve">te njegovu primjenu </w:t>
      </w:r>
      <w:r>
        <w:rPr>
          <w:rFonts w:ascii="Aptos" w:eastAsia="Aptos" w:hAnsi="Aptos" w:cs="Aptos"/>
          <w:sz w:val="24"/>
          <w:szCs w:val="24"/>
        </w:rPr>
        <w:t>i dugoročnu održivost.</w:t>
      </w:r>
    </w:p>
    <w:p w14:paraId="0000005A" w14:textId="6DB54505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BMN je vodeća regionalna platforma za jačanje muzejske prakse kroz izgradnju kapaciteta, umrežavanje i </w:t>
      </w:r>
      <w:r w:rsidR="00BD5F83">
        <w:rPr>
          <w:rFonts w:ascii="Aptos" w:eastAsia="Aptos" w:hAnsi="Aptos" w:cs="Aptos"/>
          <w:sz w:val="24"/>
          <w:szCs w:val="24"/>
        </w:rPr>
        <w:t xml:space="preserve">saradničke </w:t>
      </w:r>
      <w:r>
        <w:rPr>
          <w:rFonts w:ascii="Aptos" w:eastAsia="Aptos" w:hAnsi="Aptos" w:cs="Aptos"/>
          <w:sz w:val="24"/>
          <w:szCs w:val="24"/>
        </w:rPr>
        <w:t>projekte. Od 2010. godine podržala je više od 100 muzejskih inicijativa i trenutno upravlja Fondom</w:t>
      </w:r>
      <w:r w:rsidR="00E658AC">
        <w:rPr>
          <w:rFonts w:ascii="Aptos" w:eastAsia="Aptos" w:hAnsi="Aptos" w:cs="Aptos"/>
          <w:sz w:val="24"/>
          <w:szCs w:val="24"/>
        </w:rPr>
        <w:t xml:space="preserve"> Headley</w:t>
      </w:r>
      <w:r>
        <w:rPr>
          <w:rFonts w:ascii="Aptos" w:eastAsia="Aptos" w:hAnsi="Aptos" w:cs="Aptos"/>
          <w:sz w:val="24"/>
          <w:szCs w:val="24"/>
        </w:rPr>
        <w:t xml:space="preserve"> za kulturnu baštinu jugoistočne Evrope </w:t>
      </w:r>
      <w:r w:rsidR="00E658AC">
        <w:rPr>
          <w:rFonts w:ascii="Aptos" w:eastAsia="Aptos" w:hAnsi="Aptos" w:cs="Aptos"/>
          <w:sz w:val="24"/>
          <w:szCs w:val="24"/>
        </w:rPr>
        <w:t>(</w:t>
      </w:r>
      <w:r w:rsidR="00E658AC" w:rsidRPr="00E658AC">
        <w:rPr>
          <w:rFonts w:ascii="Aptos" w:eastAsia="Aptos" w:hAnsi="Aptos" w:cs="Aptos"/>
          <w:i/>
          <w:iCs/>
          <w:sz w:val="24"/>
          <w:szCs w:val="24"/>
        </w:rPr>
        <w:t>Headley Southeast Europe Cultural Heritage Fund</w:t>
      </w:r>
      <w:r w:rsidR="00E658AC">
        <w:rPr>
          <w:rFonts w:ascii="Aptos" w:eastAsia="Aptos" w:hAnsi="Aptos" w:cs="Aptos"/>
          <w:i/>
          <w:iCs/>
          <w:sz w:val="24"/>
          <w:szCs w:val="24"/>
        </w:rPr>
        <w:t>)</w:t>
      </w:r>
      <w:r>
        <w:rPr>
          <w:rFonts w:ascii="Aptos" w:eastAsia="Aptos" w:hAnsi="Aptos" w:cs="Aptos"/>
          <w:sz w:val="24"/>
          <w:szCs w:val="24"/>
        </w:rPr>
        <w:t>, ulažući u zaštitu baštine širom regije. BMN također promovi</w:t>
      </w:r>
      <w:r w:rsidR="00E658AC">
        <w:rPr>
          <w:rFonts w:ascii="Aptos" w:eastAsia="Aptos" w:hAnsi="Aptos" w:cs="Aptos"/>
          <w:sz w:val="24"/>
          <w:szCs w:val="24"/>
        </w:rPr>
        <w:t>še</w:t>
      </w:r>
      <w:r>
        <w:rPr>
          <w:rFonts w:ascii="Aptos" w:eastAsia="Aptos" w:hAnsi="Aptos" w:cs="Aptos"/>
          <w:sz w:val="24"/>
          <w:szCs w:val="24"/>
        </w:rPr>
        <w:t xml:space="preserve"> pristupačnost i inkluziju putem svoje online baze podataka pristupačnih muzejskih usluga, objavila je 28 stručnih publikacija, organiz</w:t>
      </w:r>
      <w:r w:rsidR="00E658AC">
        <w:rPr>
          <w:rFonts w:ascii="Aptos" w:eastAsia="Aptos" w:hAnsi="Aptos" w:cs="Aptos"/>
          <w:sz w:val="24"/>
          <w:szCs w:val="24"/>
        </w:rPr>
        <w:t>ovala</w:t>
      </w:r>
      <w:r>
        <w:rPr>
          <w:rFonts w:ascii="Aptos" w:eastAsia="Aptos" w:hAnsi="Aptos" w:cs="Aptos"/>
          <w:sz w:val="24"/>
          <w:szCs w:val="24"/>
        </w:rPr>
        <w:t xml:space="preserve"> 12 međunarodnih putujućih muzejskih konferencija </w:t>
      </w:r>
      <w:r w:rsidR="00E658AC">
        <w:rPr>
          <w:rFonts w:ascii="Aptos" w:eastAsia="Aptos" w:hAnsi="Aptos" w:cs="Aptos"/>
          <w:sz w:val="24"/>
          <w:szCs w:val="24"/>
        </w:rPr>
        <w:t>te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E658AC">
        <w:rPr>
          <w:rFonts w:ascii="Aptos" w:eastAsia="Aptos" w:hAnsi="Aptos" w:cs="Aptos"/>
          <w:sz w:val="24"/>
          <w:szCs w:val="24"/>
        </w:rPr>
        <w:t xml:space="preserve">uspostavila </w:t>
      </w:r>
      <w:r>
        <w:rPr>
          <w:rFonts w:ascii="Aptos" w:eastAsia="Aptos" w:hAnsi="Aptos" w:cs="Aptos"/>
          <w:sz w:val="24"/>
          <w:szCs w:val="24"/>
        </w:rPr>
        <w:t>prestižne nagrade kojima se prepoznaje izvrsnost u muzejskoj praksi i promociji kulturne baštine.</w:t>
      </w:r>
    </w:p>
    <w:p w14:paraId="0000005B" w14:textId="68B44276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BMN ima </w:t>
      </w:r>
      <w:r w:rsidR="00431BBD">
        <w:rPr>
          <w:rFonts w:ascii="Aptos" w:eastAsia="Aptos" w:hAnsi="Aptos" w:cs="Aptos"/>
          <w:sz w:val="24"/>
          <w:szCs w:val="24"/>
        </w:rPr>
        <w:t xml:space="preserve">veliko </w:t>
      </w:r>
      <w:r>
        <w:rPr>
          <w:rFonts w:ascii="Aptos" w:eastAsia="Aptos" w:hAnsi="Aptos" w:cs="Aptos"/>
          <w:sz w:val="24"/>
          <w:szCs w:val="24"/>
        </w:rPr>
        <w:t xml:space="preserve">iskustvo u evropskim projektima saradnje usmjerenim na pristupačnost, inkluziju i profesionalni razvoj u sektoru kulturne baštine. Kroz svoju Balkansku grupu za pristup muzejima (BMAG), podržava muzeje da postanu pristupačniji i inkluzivniji. BMN je </w:t>
      </w:r>
      <w:r w:rsidR="00431BBD">
        <w:rPr>
          <w:rFonts w:ascii="Aptos" w:eastAsia="Aptos" w:hAnsi="Aptos" w:cs="Aptos"/>
          <w:sz w:val="24"/>
          <w:szCs w:val="24"/>
        </w:rPr>
        <w:t xml:space="preserve">učestvovala </w:t>
      </w:r>
      <w:r>
        <w:rPr>
          <w:rFonts w:ascii="Aptos" w:eastAsia="Aptos" w:hAnsi="Aptos" w:cs="Aptos"/>
          <w:sz w:val="24"/>
          <w:szCs w:val="24"/>
        </w:rPr>
        <w:t xml:space="preserve">u Erasmus+ projektima kao što su Tomimeus i iNCLUSION, kao i u projektu SHIFT </w:t>
      </w:r>
      <w:r w:rsidR="00431BBD">
        <w:rPr>
          <w:rFonts w:ascii="Aptos" w:eastAsia="Aptos" w:hAnsi="Aptos" w:cs="Aptos"/>
          <w:sz w:val="24"/>
          <w:szCs w:val="24"/>
        </w:rPr>
        <w:t xml:space="preserve">programa </w:t>
      </w:r>
      <w:r>
        <w:rPr>
          <w:rFonts w:ascii="Aptos" w:eastAsia="Aptos" w:hAnsi="Aptos" w:cs="Aptos"/>
          <w:sz w:val="24"/>
          <w:szCs w:val="24"/>
        </w:rPr>
        <w:t>Horizon</w:t>
      </w:r>
      <w:r w:rsidR="00431BBD">
        <w:rPr>
          <w:rFonts w:ascii="Aptos" w:eastAsia="Aptos" w:hAnsi="Aptos" w:cs="Aptos"/>
          <w:sz w:val="24"/>
          <w:szCs w:val="24"/>
        </w:rPr>
        <w:t>t</w:t>
      </w:r>
      <w:r>
        <w:rPr>
          <w:rFonts w:ascii="Aptos" w:eastAsia="Aptos" w:hAnsi="Aptos" w:cs="Aptos"/>
          <w:sz w:val="24"/>
          <w:szCs w:val="24"/>
        </w:rPr>
        <w:t>, doprinoseći stručnošću u izgradnji kapaciteta, umrežavanju i angažmanu publike.</w:t>
      </w:r>
    </w:p>
    <w:p w14:paraId="0000005C" w14:textId="460099FD" w:rsidR="008A7085" w:rsidRDefault="00000000">
      <w:pPr>
        <w:spacing w:after="160" w:line="278" w:lineRule="auto"/>
        <w:ind w:left="3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Kontakt</w:t>
      </w:r>
    </w:p>
    <w:p w14:paraId="0000005D" w14:textId="7C01F64F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>Web</w:t>
      </w:r>
      <w:r w:rsidR="00431BBD" w:rsidRPr="005F011D">
        <w:rPr>
          <w:rFonts w:ascii="Aptos" w:eastAsia="Aptos" w:hAnsi="Aptos" w:cs="Aptos"/>
          <w:b/>
          <w:bCs/>
          <w:sz w:val="24"/>
          <w:szCs w:val="24"/>
        </w:rPr>
        <w:t>-</w:t>
      </w:r>
      <w:r w:rsidRPr="005F011D">
        <w:rPr>
          <w:rFonts w:ascii="Aptos" w:eastAsia="Aptos" w:hAnsi="Aptos" w:cs="Aptos"/>
          <w:b/>
          <w:bCs/>
          <w:sz w:val="24"/>
          <w:szCs w:val="24"/>
        </w:rPr>
        <w:t xml:space="preserve">stranica: </w:t>
      </w:r>
      <w:hyperlink r:id="rId21" w:history="1">
        <w:r w:rsidR="005F011D" w:rsidRPr="005F011D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https://headleyseefund.org/</w:t>
        </w:r>
      </w:hyperlink>
      <w:r w:rsidR="005F011D" w:rsidRPr="005F011D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5E" w14:textId="08F40BBC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>F</w:t>
      </w:r>
      <w:r w:rsidR="00431BBD" w:rsidRPr="005F011D">
        <w:rPr>
          <w:rFonts w:ascii="Aptos" w:eastAsia="Aptos" w:hAnsi="Aptos" w:cs="Aptos"/>
          <w:b/>
          <w:bCs/>
          <w:sz w:val="24"/>
          <w:szCs w:val="24"/>
        </w:rPr>
        <w:t>acebook</w:t>
      </w:r>
      <w:r w:rsidRPr="005F011D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hyperlink r:id="rId22" w:history="1">
        <w:r w:rsidR="005F011D" w:rsidRPr="005F011D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https://www.facebook.com/BalkanMuseumNetwork</w:t>
        </w:r>
      </w:hyperlink>
      <w:r w:rsidR="005F011D" w:rsidRPr="005F011D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5F" w14:textId="37188B4C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 xml:space="preserve">LinkedIn: </w:t>
      </w:r>
      <w:hyperlink r:id="rId23" w:history="1">
        <w:r w:rsidR="005F011D" w:rsidRPr="005F011D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https://www.linkedin.com/in/balkan-museum-network-4043651b0/</w:t>
        </w:r>
      </w:hyperlink>
      <w:r w:rsidR="005F011D" w:rsidRPr="005F011D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60" w14:textId="12B5F3B8" w:rsidR="008A7085" w:rsidRDefault="00000000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 xml:space="preserve">Instagram: </w:t>
      </w:r>
      <w:hyperlink r:id="rId24" w:history="1">
        <w:r w:rsidR="005F011D" w:rsidRPr="005F011D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https://www.instagram.com/balkanmuseumnetwork/</w:t>
        </w:r>
      </w:hyperlink>
      <w:r w:rsidR="005F011D" w:rsidRPr="005F011D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554C0F87" w14:textId="77777777" w:rsidR="005F011D" w:rsidRDefault="00000000" w:rsidP="005F011D">
      <w:pPr>
        <w:spacing w:after="160" w:line="278" w:lineRule="auto"/>
        <w:ind w:left="360"/>
        <w:rPr>
          <w:rFonts w:ascii="Aptos" w:eastAsia="Aptos" w:hAnsi="Aptos" w:cs="Aptos"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>YouTube:</w:t>
      </w:r>
      <w:r w:rsidR="005F011D" w:rsidRPr="005F011D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hyperlink r:id="rId25" w:history="1">
        <w:r w:rsidR="005F011D" w:rsidRPr="005F011D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https://www.youtube.com/@balkanmuseumnetwork6493</w:t>
        </w:r>
      </w:hyperlink>
      <w:r>
        <w:rPr>
          <w:rFonts w:ascii="Aptos" w:eastAsia="Aptos" w:hAnsi="Aptos" w:cs="Aptos"/>
          <w:sz w:val="24"/>
          <w:szCs w:val="24"/>
        </w:rPr>
        <w:br/>
      </w:r>
    </w:p>
    <w:p w14:paraId="3A24BEE2" w14:textId="77777777" w:rsidR="005F011D" w:rsidRDefault="00000000" w:rsidP="005F011D">
      <w:pPr>
        <w:spacing w:after="160" w:line="278" w:lineRule="auto"/>
        <w:ind w:left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CWEP</w:t>
      </w:r>
    </w:p>
    <w:p w14:paraId="00000062" w14:textId="2EBBB3D4" w:rsidR="008A7085" w:rsidRDefault="00000000" w:rsidP="005F011D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>Centrum Wspierania Edukacji i Przedsiębiorczości (CWEP)</w:t>
      </w:r>
      <w:r>
        <w:rPr>
          <w:rFonts w:ascii="Aptos" w:eastAsia="Aptos" w:hAnsi="Aptos" w:cs="Aptos"/>
          <w:sz w:val="24"/>
          <w:szCs w:val="24"/>
        </w:rPr>
        <w:t xml:space="preserve"> je nevladina organizacija osnovana 2004. godine sa sjedištem u Rzeszówu, </w:t>
      </w:r>
      <w:r w:rsidR="00F10CD4">
        <w:rPr>
          <w:rFonts w:ascii="Aptos" w:eastAsia="Aptos" w:hAnsi="Aptos" w:cs="Aptos"/>
          <w:sz w:val="24"/>
          <w:szCs w:val="24"/>
        </w:rPr>
        <w:t xml:space="preserve">u </w:t>
      </w:r>
      <w:r>
        <w:rPr>
          <w:rFonts w:ascii="Aptos" w:eastAsia="Aptos" w:hAnsi="Aptos" w:cs="Aptos"/>
          <w:sz w:val="24"/>
          <w:szCs w:val="24"/>
        </w:rPr>
        <w:t>Poljsk</w:t>
      </w:r>
      <w:r w:rsidR="00F10CD4">
        <w:rPr>
          <w:rFonts w:ascii="Aptos" w:eastAsia="Aptos" w:hAnsi="Aptos" w:cs="Aptos"/>
          <w:sz w:val="24"/>
          <w:szCs w:val="24"/>
        </w:rPr>
        <w:t>oj</w:t>
      </w:r>
      <w:r>
        <w:rPr>
          <w:rFonts w:ascii="Aptos" w:eastAsia="Aptos" w:hAnsi="Aptos" w:cs="Aptos"/>
          <w:sz w:val="24"/>
          <w:szCs w:val="24"/>
        </w:rPr>
        <w:t xml:space="preserve">. CWEP je posvećen promociji inovativnog obrazovanja, poduzetništva, naučnih istraživanja i održivog razvoja. Organizacija potiče cjeloživotno učenje, </w:t>
      </w:r>
      <w:r w:rsidR="00327A5D">
        <w:rPr>
          <w:rFonts w:ascii="Aptos" w:eastAsia="Aptos" w:hAnsi="Aptos" w:cs="Aptos"/>
          <w:sz w:val="24"/>
          <w:szCs w:val="24"/>
        </w:rPr>
        <w:t xml:space="preserve">društvenu </w:t>
      </w:r>
      <w:r>
        <w:rPr>
          <w:rFonts w:ascii="Aptos" w:eastAsia="Aptos" w:hAnsi="Aptos" w:cs="Aptos"/>
          <w:sz w:val="24"/>
          <w:szCs w:val="24"/>
        </w:rPr>
        <w:t xml:space="preserve">inkluziju i inovacije stvaranjem pristupačnih obrazovnih mogućnosti za </w:t>
      </w:r>
      <w:r w:rsidR="00327A5D">
        <w:rPr>
          <w:rFonts w:ascii="Aptos" w:eastAsia="Aptos" w:hAnsi="Aptos" w:cs="Aptos"/>
          <w:sz w:val="24"/>
          <w:szCs w:val="24"/>
        </w:rPr>
        <w:t xml:space="preserve">osobe </w:t>
      </w:r>
      <w:r>
        <w:rPr>
          <w:rFonts w:ascii="Aptos" w:eastAsia="Aptos" w:hAnsi="Aptos" w:cs="Aptos"/>
          <w:sz w:val="24"/>
          <w:szCs w:val="24"/>
        </w:rPr>
        <w:t>svih uzrasta. Kroz svoj rad, CWEP osnažuje pojedince i zajednice znanjem i vještinama potrebnim za prihvatanje digitalne transformacije, jačanje zapošljivosti, podršku odgovornom poduzetništvu i doprinos održivijem i inkluzivnijem društvu.</w:t>
      </w:r>
    </w:p>
    <w:p w14:paraId="00000063" w14:textId="1540D56A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lastRenderedPageBreak/>
        <w:t xml:space="preserve">U okviru projekta RE-MIND, CWEP vodi Radni paket 4: Obrazovanje i međugeneracijsko </w:t>
      </w:r>
      <w:r w:rsidR="00327A5D">
        <w:rPr>
          <w:rFonts w:ascii="Aptos" w:eastAsia="Aptos" w:hAnsi="Aptos" w:cs="Aptos"/>
          <w:sz w:val="24"/>
          <w:szCs w:val="24"/>
        </w:rPr>
        <w:t xml:space="preserve">uključivanje </w:t>
      </w:r>
      <w:r>
        <w:rPr>
          <w:rFonts w:ascii="Aptos" w:eastAsia="Aptos" w:hAnsi="Aptos" w:cs="Aptos"/>
          <w:sz w:val="24"/>
          <w:szCs w:val="24"/>
        </w:rPr>
        <w:t xml:space="preserve">publike u svjesnim muzejskim iskustvima. Organizacija je odgovorna za razvoj Smjernica za </w:t>
      </w:r>
      <w:r w:rsidR="00327A5D">
        <w:rPr>
          <w:rFonts w:ascii="Aptos" w:eastAsia="Aptos" w:hAnsi="Aptos" w:cs="Aptos"/>
          <w:sz w:val="24"/>
          <w:szCs w:val="24"/>
        </w:rPr>
        <w:t xml:space="preserve">uključivanje </w:t>
      </w:r>
      <w:r>
        <w:rPr>
          <w:rFonts w:ascii="Aptos" w:eastAsia="Aptos" w:hAnsi="Aptos" w:cs="Aptos"/>
          <w:sz w:val="24"/>
          <w:szCs w:val="24"/>
        </w:rPr>
        <w:t>publike</w:t>
      </w:r>
      <w:r w:rsidR="00327A5D">
        <w:rPr>
          <w:rFonts w:ascii="Aptos" w:eastAsia="Aptos" w:hAnsi="Aptos" w:cs="Aptos"/>
          <w:sz w:val="24"/>
          <w:szCs w:val="24"/>
        </w:rPr>
        <w:t xml:space="preserve"> (</w:t>
      </w:r>
      <w:r w:rsidR="00327A5D" w:rsidRPr="002F02B9">
        <w:rPr>
          <w:rFonts w:ascii="Aptos" w:eastAsia="Aptos" w:hAnsi="Aptos" w:cs="Aptos"/>
          <w:i/>
          <w:iCs/>
          <w:sz w:val="24"/>
          <w:szCs w:val="24"/>
        </w:rPr>
        <w:t>Audience Engagement Guidance</w:t>
      </w:r>
      <w:r w:rsidR="00327A5D">
        <w:rPr>
          <w:rFonts w:ascii="Aptos" w:eastAsia="Aptos" w:hAnsi="Aptos" w:cs="Aptos"/>
          <w:sz w:val="24"/>
          <w:szCs w:val="24"/>
        </w:rPr>
        <w:t>)</w:t>
      </w:r>
      <w:r>
        <w:rPr>
          <w:rFonts w:ascii="Aptos" w:eastAsia="Aptos" w:hAnsi="Aptos" w:cs="Aptos"/>
          <w:sz w:val="24"/>
          <w:szCs w:val="24"/>
        </w:rPr>
        <w:t xml:space="preserve">, dizajniranje edukativnih sesija prilagođenih različitim generacijama </w:t>
      </w:r>
      <w:r w:rsidR="00327A5D">
        <w:rPr>
          <w:rFonts w:ascii="Aptos" w:eastAsia="Aptos" w:hAnsi="Aptos" w:cs="Aptos"/>
          <w:sz w:val="24"/>
          <w:szCs w:val="24"/>
        </w:rPr>
        <w:t>te</w:t>
      </w:r>
      <w:r>
        <w:rPr>
          <w:rFonts w:ascii="Aptos" w:eastAsia="Aptos" w:hAnsi="Aptos" w:cs="Aptos"/>
          <w:sz w:val="24"/>
          <w:szCs w:val="24"/>
        </w:rPr>
        <w:t xml:space="preserve"> koordinaciju međugeneracijskih krugova učenja. U saradnji sa svim projektnim partnerima, CWEP doprinosi jačanju digitalne dobrobiti, svjesn</w:t>
      </w:r>
      <w:r w:rsidR="00327A5D">
        <w:rPr>
          <w:rFonts w:ascii="Aptos" w:eastAsia="Aptos" w:hAnsi="Aptos" w:cs="Aptos"/>
          <w:sz w:val="24"/>
          <w:szCs w:val="24"/>
        </w:rPr>
        <w:t>e prisutnosti</w:t>
      </w:r>
      <w:r>
        <w:rPr>
          <w:rFonts w:ascii="Aptos" w:eastAsia="Aptos" w:hAnsi="Aptos" w:cs="Aptos"/>
          <w:sz w:val="24"/>
          <w:szCs w:val="24"/>
        </w:rPr>
        <w:t xml:space="preserve"> i </w:t>
      </w:r>
      <w:r w:rsidR="00327A5D">
        <w:rPr>
          <w:rFonts w:ascii="Aptos" w:eastAsia="Aptos" w:hAnsi="Aptos" w:cs="Aptos"/>
          <w:sz w:val="24"/>
          <w:szCs w:val="24"/>
        </w:rPr>
        <w:t xml:space="preserve">društvene </w:t>
      </w:r>
      <w:r>
        <w:rPr>
          <w:rFonts w:ascii="Aptos" w:eastAsia="Aptos" w:hAnsi="Aptos" w:cs="Aptos"/>
          <w:sz w:val="24"/>
          <w:szCs w:val="24"/>
        </w:rPr>
        <w:t xml:space="preserve">inkluzije stvaranjem </w:t>
      </w:r>
      <w:r w:rsidR="00327A5D">
        <w:rPr>
          <w:rFonts w:ascii="Aptos" w:eastAsia="Aptos" w:hAnsi="Aptos" w:cs="Aptos"/>
          <w:sz w:val="24"/>
          <w:szCs w:val="24"/>
        </w:rPr>
        <w:t xml:space="preserve">angažirajućih </w:t>
      </w:r>
      <w:r>
        <w:rPr>
          <w:rFonts w:ascii="Aptos" w:eastAsia="Aptos" w:hAnsi="Aptos" w:cs="Aptos"/>
          <w:sz w:val="24"/>
          <w:szCs w:val="24"/>
        </w:rPr>
        <w:t>iskustava učenja koja podržavaju implementaciju RE-MIND modela svjesnog muzeja.</w:t>
      </w:r>
    </w:p>
    <w:p w14:paraId="00000064" w14:textId="22B1519E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CWEP </w:t>
      </w:r>
      <w:r w:rsidR="00327A5D">
        <w:rPr>
          <w:rFonts w:ascii="Aptos" w:eastAsia="Aptos" w:hAnsi="Aptos" w:cs="Aptos"/>
          <w:sz w:val="24"/>
          <w:szCs w:val="24"/>
        </w:rPr>
        <w:t>posjeduje bogato</w:t>
      </w:r>
      <w:r>
        <w:rPr>
          <w:rFonts w:ascii="Aptos" w:eastAsia="Aptos" w:hAnsi="Aptos" w:cs="Aptos"/>
          <w:sz w:val="24"/>
          <w:szCs w:val="24"/>
        </w:rPr>
        <w:t xml:space="preserve"> iskustvo u razvoju obrazovnih programa, </w:t>
      </w:r>
      <w:r w:rsidR="00327A5D">
        <w:rPr>
          <w:rFonts w:ascii="Aptos" w:eastAsia="Aptos" w:hAnsi="Aptos" w:cs="Aptos"/>
          <w:sz w:val="24"/>
          <w:szCs w:val="24"/>
        </w:rPr>
        <w:t xml:space="preserve">provođenju </w:t>
      </w:r>
      <w:r>
        <w:rPr>
          <w:rFonts w:ascii="Aptos" w:eastAsia="Aptos" w:hAnsi="Aptos" w:cs="Aptos"/>
          <w:sz w:val="24"/>
          <w:szCs w:val="24"/>
        </w:rPr>
        <w:t xml:space="preserve">obuka i implementaciji evropskih projekata usmjerenih na digitalne vještine, poduzetništvo, </w:t>
      </w:r>
      <w:r w:rsidR="00327A5D">
        <w:rPr>
          <w:rFonts w:ascii="Aptos" w:eastAsia="Aptos" w:hAnsi="Aptos" w:cs="Aptos"/>
          <w:sz w:val="24"/>
          <w:szCs w:val="24"/>
        </w:rPr>
        <w:t xml:space="preserve">društvenu </w:t>
      </w:r>
      <w:r>
        <w:rPr>
          <w:rFonts w:ascii="Aptos" w:eastAsia="Aptos" w:hAnsi="Aptos" w:cs="Aptos"/>
          <w:sz w:val="24"/>
          <w:szCs w:val="24"/>
        </w:rPr>
        <w:t>inkluziju i održivost. Organizacija kombinuje stručnost u istraživanju, razvoju nastavnih planova i programa, izdavaštvu i komunikaciji kako bi stvorila inovativne resurse za učenje za različite ciljne grupe. Kroz brojne nacionalne i međunarodne inicijative, CWEP se</w:t>
      </w:r>
      <w:r w:rsidR="00327A5D">
        <w:rPr>
          <w:rFonts w:ascii="Aptos" w:eastAsia="Aptos" w:hAnsi="Aptos" w:cs="Aptos"/>
          <w:sz w:val="24"/>
          <w:szCs w:val="24"/>
        </w:rPr>
        <w:t xml:space="preserve"> pozicionirao</w:t>
      </w:r>
      <w:r>
        <w:rPr>
          <w:rFonts w:ascii="Aptos" w:eastAsia="Aptos" w:hAnsi="Aptos" w:cs="Aptos"/>
          <w:sz w:val="24"/>
          <w:szCs w:val="24"/>
        </w:rPr>
        <w:t xml:space="preserve"> kao pouzdan partner u </w:t>
      </w:r>
      <w:r w:rsidR="00327A5D">
        <w:rPr>
          <w:rFonts w:ascii="Aptos" w:eastAsia="Aptos" w:hAnsi="Aptos" w:cs="Aptos"/>
          <w:sz w:val="24"/>
          <w:szCs w:val="24"/>
        </w:rPr>
        <w:t xml:space="preserve">promovisanju </w:t>
      </w:r>
      <w:r>
        <w:rPr>
          <w:rFonts w:ascii="Aptos" w:eastAsia="Aptos" w:hAnsi="Aptos" w:cs="Aptos"/>
          <w:sz w:val="24"/>
          <w:szCs w:val="24"/>
        </w:rPr>
        <w:t>cjeloživotnog učenja, digitalnih inovacija i inkluzivnog obrazovanja, uz podršku razvoju vještina za budućnost.</w:t>
      </w:r>
    </w:p>
    <w:p w14:paraId="00000065" w14:textId="4273E149" w:rsidR="008A7085" w:rsidRDefault="00000000" w:rsidP="002F02B9">
      <w:pPr>
        <w:spacing w:after="160" w:line="278" w:lineRule="auto"/>
        <w:ind w:left="36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CWEP je učestvovao u brojnim projektima finansiranim od strane EU koji se bave digitalnim obrazovanjem, inkluzijom i cjeloživotnim učenjem. Njihovo nedavno iskustvo uključuje </w:t>
      </w:r>
      <w:r w:rsidR="007D5F17">
        <w:rPr>
          <w:rFonts w:ascii="Aptos" w:eastAsia="Aptos" w:hAnsi="Aptos" w:cs="Aptos"/>
          <w:sz w:val="24"/>
          <w:szCs w:val="24"/>
        </w:rPr>
        <w:t xml:space="preserve">projekte </w:t>
      </w:r>
      <w:r>
        <w:rPr>
          <w:rFonts w:ascii="Aptos" w:eastAsia="Aptos" w:hAnsi="Aptos" w:cs="Aptos"/>
          <w:sz w:val="24"/>
          <w:szCs w:val="24"/>
        </w:rPr>
        <w:t xml:space="preserve">MYCo, DIST-SEED, Mindfulness for Integration i SOURCE, </w:t>
      </w:r>
      <w:r w:rsidR="007D5F17">
        <w:rPr>
          <w:rFonts w:ascii="Aptos" w:eastAsia="Aptos" w:hAnsi="Aptos" w:cs="Aptos"/>
          <w:sz w:val="24"/>
          <w:szCs w:val="24"/>
        </w:rPr>
        <w:t>s fokusom</w:t>
      </w:r>
      <w:r>
        <w:rPr>
          <w:rFonts w:ascii="Aptos" w:eastAsia="Aptos" w:hAnsi="Aptos" w:cs="Aptos"/>
          <w:sz w:val="24"/>
          <w:szCs w:val="24"/>
        </w:rPr>
        <w:t xml:space="preserve"> na međugeneracijsku saradnju, digitalno pripovijedanje, obrazovanje zasnovano na </w:t>
      </w:r>
      <w:r w:rsidR="007D5F17">
        <w:rPr>
          <w:rFonts w:ascii="Aptos" w:eastAsia="Aptos" w:hAnsi="Aptos" w:cs="Aptos"/>
          <w:sz w:val="24"/>
          <w:szCs w:val="24"/>
        </w:rPr>
        <w:t>svjesnoj prisutnosti</w:t>
      </w:r>
      <w:r>
        <w:rPr>
          <w:rFonts w:ascii="Aptos" w:eastAsia="Aptos" w:hAnsi="Aptos" w:cs="Aptos"/>
          <w:sz w:val="24"/>
          <w:szCs w:val="24"/>
        </w:rPr>
        <w:t xml:space="preserve"> i inovativne metodologije podučavanja. Ovi projekti </w:t>
      </w:r>
      <w:r w:rsidR="007D5F17">
        <w:rPr>
          <w:rFonts w:ascii="Aptos" w:eastAsia="Aptos" w:hAnsi="Aptos" w:cs="Aptos"/>
          <w:sz w:val="24"/>
          <w:szCs w:val="24"/>
        </w:rPr>
        <w:t xml:space="preserve">potvrđuju </w:t>
      </w:r>
      <w:r>
        <w:rPr>
          <w:rFonts w:ascii="Aptos" w:eastAsia="Aptos" w:hAnsi="Aptos" w:cs="Aptos"/>
          <w:sz w:val="24"/>
          <w:szCs w:val="24"/>
        </w:rPr>
        <w:t>snažnu stručnost CWEP-a u razvoju obrazovnih resursa, programa izgradnje kapaciteta i inkluzivnih pristupa učenju.</w:t>
      </w:r>
    </w:p>
    <w:p w14:paraId="00000066" w14:textId="77777777" w:rsidR="008A7085" w:rsidRDefault="00000000">
      <w:pPr>
        <w:spacing w:after="160" w:line="278" w:lineRule="auto"/>
        <w:ind w:firstLine="3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Kontakt</w:t>
      </w:r>
    </w:p>
    <w:p w14:paraId="00000067" w14:textId="434B43F3" w:rsidR="008A7085" w:rsidRPr="005F011D" w:rsidRDefault="00000000">
      <w:pPr>
        <w:spacing w:after="160" w:line="278" w:lineRule="auto"/>
        <w:ind w:firstLine="360"/>
        <w:rPr>
          <w:rFonts w:ascii="Aptos" w:eastAsia="Aptos" w:hAnsi="Aptos" w:cs="Aptos"/>
          <w:color w:val="31849B" w:themeColor="accent5" w:themeShade="BF"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>Web</w:t>
      </w:r>
      <w:r w:rsidR="007D5F17" w:rsidRPr="005F011D">
        <w:rPr>
          <w:rFonts w:ascii="Aptos" w:eastAsia="Aptos" w:hAnsi="Aptos" w:cs="Aptos"/>
          <w:b/>
          <w:bCs/>
          <w:sz w:val="24"/>
          <w:szCs w:val="24"/>
        </w:rPr>
        <w:t>-</w:t>
      </w:r>
      <w:r w:rsidRPr="005F011D">
        <w:rPr>
          <w:rFonts w:ascii="Aptos" w:eastAsia="Aptos" w:hAnsi="Aptos" w:cs="Aptos"/>
          <w:b/>
          <w:bCs/>
          <w:sz w:val="24"/>
          <w:szCs w:val="24"/>
        </w:rPr>
        <w:t>stranica: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26" w:history="1">
        <w:r w:rsidR="005F011D" w:rsidRPr="005F011D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https://cwep.eu/</w:t>
        </w:r>
      </w:hyperlink>
      <w:r w:rsidR="005F011D" w:rsidRPr="005F011D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68" w14:textId="1361A4D1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 xml:space="preserve">Facebook: </w:t>
      </w:r>
      <w:hyperlink r:id="rId27" w:history="1">
        <w:r w:rsidR="005F011D" w:rsidRPr="005F011D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https://www.facebook.com/CWEP.EU?locale=pl_PL</w:t>
        </w:r>
      </w:hyperlink>
      <w:r w:rsidR="005F011D" w:rsidRPr="005F011D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69" w14:textId="454482D1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>Instagram: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28" w:history="1">
        <w:r w:rsidR="005F011D" w:rsidRPr="005F011D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https://www.instagram.com/cwep_association/</w:t>
        </w:r>
      </w:hyperlink>
      <w:r w:rsidR="005F011D" w:rsidRPr="005F011D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6A" w14:textId="0613FDC7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 xml:space="preserve">LinkedIn: </w:t>
      </w:r>
      <w:hyperlink r:id="rId29" w:history="1">
        <w:r w:rsidR="005F011D" w:rsidRPr="005F011D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https://www.linkedin.com/company/cwep/posts/?feedView=all</w:t>
        </w:r>
      </w:hyperlink>
      <w:r w:rsidR="005F011D" w:rsidRPr="005F011D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6B" w14:textId="10CECE23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5F011D">
        <w:rPr>
          <w:rFonts w:ascii="Aptos" w:eastAsia="Aptos" w:hAnsi="Aptos" w:cs="Aptos"/>
          <w:b/>
          <w:bCs/>
          <w:sz w:val="24"/>
          <w:szCs w:val="24"/>
        </w:rPr>
        <w:t>E-</w:t>
      </w:r>
      <w:r w:rsidR="007D5F17" w:rsidRPr="005F011D">
        <w:rPr>
          <w:rFonts w:ascii="Aptos" w:eastAsia="Aptos" w:hAnsi="Aptos" w:cs="Aptos"/>
          <w:b/>
          <w:bCs/>
          <w:sz w:val="24"/>
          <w:szCs w:val="24"/>
        </w:rPr>
        <w:t>adresa</w:t>
      </w:r>
      <w:r w:rsidRPr="005F011D">
        <w:rPr>
          <w:rFonts w:ascii="Aptos" w:eastAsia="Aptos" w:hAnsi="Aptos" w:cs="Aptos"/>
          <w:b/>
          <w:bCs/>
          <w:sz w:val="24"/>
          <w:szCs w:val="24"/>
        </w:rPr>
        <w:t>:</w:t>
      </w:r>
      <w:r w:rsidR="005F011D">
        <w:rPr>
          <w:rFonts w:ascii="Aptos" w:eastAsia="Aptos" w:hAnsi="Aptos" w:cs="Aptos"/>
          <w:sz w:val="24"/>
          <w:szCs w:val="24"/>
        </w:rPr>
        <w:t xml:space="preserve"> </w:t>
      </w:r>
      <w:hyperlink r:id="rId30" w:history="1">
        <w:r w:rsidR="005F011D" w:rsidRPr="005F011D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office@cwep.eu</w:t>
        </w:r>
      </w:hyperlink>
    </w:p>
    <w:p w14:paraId="0000006C" w14:textId="77777777" w:rsidR="008A7085" w:rsidRDefault="008A7085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</w:p>
    <w:p w14:paraId="0000006D" w14:textId="4BAEADB0" w:rsidR="008A7085" w:rsidRDefault="007D5F17" w:rsidP="002F02B9">
      <w:pPr>
        <w:spacing w:after="160" w:line="278" w:lineRule="auto"/>
        <w:ind w:firstLine="360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KODA</w:t>
      </w:r>
    </w:p>
    <w:p w14:paraId="0000006F" w14:textId="38434D15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Koda je organizacija civilnog društva sa sjedištem u Ljubljani, </w:t>
      </w:r>
      <w:r w:rsidR="00F10CD4">
        <w:rPr>
          <w:rFonts w:ascii="Aptos" w:eastAsia="Aptos" w:hAnsi="Aptos" w:cs="Aptos"/>
          <w:sz w:val="24"/>
          <w:szCs w:val="24"/>
        </w:rPr>
        <w:t xml:space="preserve">u </w:t>
      </w:r>
      <w:r>
        <w:rPr>
          <w:rFonts w:ascii="Aptos" w:eastAsia="Aptos" w:hAnsi="Aptos" w:cs="Aptos"/>
          <w:sz w:val="24"/>
          <w:szCs w:val="24"/>
        </w:rPr>
        <w:t>Slovenij</w:t>
      </w:r>
      <w:r w:rsidR="00F10CD4">
        <w:rPr>
          <w:rFonts w:ascii="Aptos" w:eastAsia="Aptos" w:hAnsi="Aptos" w:cs="Aptos"/>
          <w:sz w:val="24"/>
          <w:szCs w:val="24"/>
        </w:rPr>
        <w:t>i</w:t>
      </w:r>
      <w:r>
        <w:rPr>
          <w:rFonts w:ascii="Aptos" w:eastAsia="Aptos" w:hAnsi="Aptos" w:cs="Aptos"/>
          <w:sz w:val="24"/>
          <w:szCs w:val="24"/>
        </w:rPr>
        <w:t>, specijalizirana za digitalnu</w:t>
      </w:r>
      <w:r w:rsidR="007D5F17">
        <w:rPr>
          <w:rFonts w:ascii="Aptos" w:eastAsia="Aptos" w:hAnsi="Aptos" w:cs="Aptos"/>
          <w:sz w:val="24"/>
          <w:szCs w:val="24"/>
        </w:rPr>
        <w:t xml:space="preserve"> kulturu,</w:t>
      </w:r>
      <w:r>
        <w:rPr>
          <w:rFonts w:ascii="Aptos" w:eastAsia="Aptos" w:hAnsi="Aptos" w:cs="Aptos"/>
          <w:sz w:val="24"/>
          <w:szCs w:val="24"/>
        </w:rPr>
        <w:t xml:space="preserve"> etičko korištenje tehnologije i inkluzivno digitalno </w:t>
      </w:r>
      <w:r w:rsidR="007D5F17">
        <w:rPr>
          <w:rFonts w:ascii="Aptos" w:eastAsia="Aptos" w:hAnsi="Aptos" w:cs="Aptos"/>
          <w:sz w:val="24"/>
          <w:szCs w:val="24"/>
        </w:rPr>
        <w:t>učešće</w:t>
      </w:r>
      <w:r>
        <w:rPr>
          <w:rFonts w:ascii="Aptos" w:eastAsia="Aptos" w:hAnsi="Aptos" w:cs="Aptos"/>
          <w:sz w:val="24"/>
          <w:szCs w:val="24"/>
        </w:rPr>
        <w:t xml:space="preserve">. Kroz virtuelne </w:t>
      </w:r>
      <w:r>
        <w:rPr>
          <w:rFonts w:ascii="Aptos" w:eastAsia="Aptos" w:hAnsi="Aptos" w:cs="Aptos"/>
          <w:sz w:val="24"/>
          <w:szCs w:val="24"/>
        </w:rPr>
        <w:lastRenderedPageBreak/>
        <w:t xml:space="preserve">izložbe, digitalne kampanje i hibridna kulturna iskustva, Koda promoviše cjeloživotno učenje i osnažuje pojedince </w:t>
      </w:r>
      <w:r w:rsidR="00E86EDE">
        <w:rPr>
          <w:rFonts w:ascii="Aptos" w:eastAsia="Aptos" w:hAnsi="Aptos" w:cs="Aptos"/>
          <w:sz w:val="24"/>
          <w:szCs w:val="24"/>
        </w:rPr>
        <w:t>na navigaciju</w:t>
      </w:r>
      <w:r>
        <w:rPr>
          <w:rFonts w:ascii="Aptos" w:eastAsia="Aptos" w:hAnsi="Aptos" w:cs="Aptos"/>
          <w:sz w:val="24"/>
          <w:szCs w:val="24"/>
        </w:rPr>
        <w:t xml:space="preserve"> digitaln</w:t>
      </w:r>
      <w:r w:rsidR="00E86EDE">
        <w:rPr>
          <w:rFonts w:ascii="Aptos" w:eastAsia="Aptos" w:hAnsi="Aptos" w:cs="Aptos"/>
          <w:sz w:val="24"/>
          <w:szCs w:val="24"/>
        </w:rPr>
        <w:t>i</w:t>
      </w:r>
      <w:r>
        <w:rPr>
          <w:rFonts w:ascii="Aptos" w:eastAsia="Aptos" w:hAnsi="Aptos" w:cs="Aptos"/>
          <w:sz w:val="24"/>
          <w:szCs w:val="24"/>
        </w:rPr>
        <w:t>m svijet</w:t>
      </w:r>
      <w:r w:rsidR="00E86EDE">
        <w:rPr>
          <w:rFonts w:ascii="Aptos" w:eastAsia="Aptos" w:hAnsi="Aptos" w:cs="Aptos"/>
          <w:sz w:val="24"/>
          <w:szCs w:val="24"/>
        </w:rPr>
        <w:t>om</w:t>
      </w:r>
      <w:r>
        <w:rPr>
          <w:rFonts w:ascii="Aptos" w:eastAsia="Aptos" w:hAnsi="Aptos" w:cs="Aptos"/>
          <w:sz w:val="24"/>
          <w:szCs w:val="24"/>
        </w:rPr>
        <w:t xml:space="preserve"> s</w:t>
      </w:r>
      <w:r w:rsidR="00E86EDE">
        <w:rPr>
          <w:rFonts w:ascii="Aptos" w:eastAsia="Aptos" w:hAnsi="Aptos" w:cs="Aptos"/>
          <w:sz w:val="24"/>
          <w:szCs w:val="24"/>
        </w:rPr>
        <w:t xml:space="preserve"> povjerenjem</w:t>
      </w:r>
      <w:r>
        <w:rPr>
          <w:rFonts w:ascii="Aptos" w:eastAsia="Aptos" w:hAnsi="Aptos" w:cs="Aptos"/>
          <w:sz w:val="24"/>
          <w:szCs w:val="24"/>
        </w:rPr>
        <w:t xml:space="preserve">, kreativnošću i kritičkom sviješću. Organizacija djeluje na </w:t>
      </w:r>
      <w:r w:rsidR="00E86EDE">
        <w:rPr>
          <w:rFonts w:ascii="Aptos" w:eastAsia="Aptos" w:hAnsi="Aptos" w:cs="Aptos"/>
          <w:sz w:val="24"/>
          <w:szCs w:val="24"/>
        </w:rPr>
        <w:t>sjecištu</w:t>
      </w:r>
      <w:r>
        <w:rPr>
          <w:rFonts w:ascii="Aptos" w:eastAsia="Aptos" w:hAnsi="Aptos" w:cs="Aptos"/>
          <w:sz w:val="24"/>
          <w:szCs w:val="24"/>
        </w:rPr>
        <w:t xml:space="preserve"> kulture, obrazovanja i tehnologije, potičući odgovorno digitalno učešće i podržavajući inovacije koje su pristupačne, etične i društveno inkluzivne.</w:t>
      </w:r>
    </w:p>
    <w:p w14:paraId="00000070" w14:textId="23425599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U okviru projekta RE-MIND, Koda vodi aktivnosti Osiguranja kvalitet</w:t>
      </w:r>
      <w:r w:rsidR="00E86EDE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>, etike i evaluacije, osiguravajući da implementacija projekta ostane usklađena sa standardima kvalitet</w:t>
      </w:r>
      <w:r w:rsidR="001A17C6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>, etičkim principima i ciljevima projekta. Organizacija razvija okvir za osiguranje kvalitet</w:t>
      </w:r>
      <w:r w:rsidR="00E86EDE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, etiku i evaluaciju, a istovremeno doprinosi razvoju RE-MIND </w:t>
      </w:r>
      <w:r w:rsidR="00E86EDE">
        <w:rPr>
          <w:rFonts w:ascii="Aptos" w:eastAsia="Aptos" w:hAnsi="Aptos" w:cs="Aptos"/>
          <w:sz w:val="24"/>
          <w:szCs w:val="24"/>
        </w:rPr>
        <w:t>priručnika</w:t>
      </w:r>
      <w:r>
        <w:rPr>
          <w:rFonts w:ascii="Aptos" w:eastAsia="Aptos" w:hAnsi="Aptos" w:cs="Aptos"/>
          <w:sz w:val="24"/>
          <w:szCs w:val="24"/>
        </w:rPr>
        <w:t xml:space="preserve"> za obuku, obrazovnih resursa i aktivnosti učenja. Kroz svoju stručnost u digitalno</w:t>
      </w:r>
      <w:r w:rsidR="006F2800">
        <w:rPr>
          <w:rFonts w:ascii="Aptos" w:eastAsia="Aptos" w:hAnsi="Aptos" w:cs="Aptos"/>
          <w:sz w:val="24"/>
          <w:szCs w:val="24"/>
        </w:rPr>
        <w:t>j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6F2800">
        <w:rPr>
          <w:rFonts w:ascii="Aptos" w:eastAsia="Aptos" w:hAnsi="Aptos" w:cs="Aptos"/>
          <w:sz w:val="24"/>
          <w:szCs w:val="24"/>
        </w:rPr>
        <w:t>dobrobiti</w:t>
      </w:r>
      <w:r>
        <w:rPr>
          <w:rFonts w:ascii="Aptos" w:eastAsia="Aptos" w:hAnsi="Aptos" w:cs="Aptos"/>
          <w:sz w:val="24"/>
          <w:szCs w:val="24"/>
        </w:rPr>
        <w:t xml:space="preserve"> i odgovornim inovacijama, Koda podržava ostvarivanje visokokvalitetnih i inkluzivnih ishoda projekta.</w:t>
      </w:r>
    </w:p>
    <w:p w14:paraId="00000071" w14:textId="38DA062F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Koda </w:t>
      </w:r>
      <w:r w:rsidR="006F2800">
        <w:rPr>
          <w:rFonts w:ascii="Aptos" w:eastAsia="Aptos" w:hAnsi="Aptos" w:cs="Aptos"/>
          <w:sz w:val="24"/>
          <w:szCs w:val="24"/>
        </w:rPr>
        <w:t>posjeduje značajnu stručnost</w:t>
      </w:r>
      <w:r>
        <w:rPr>
          <w:rFonts w:ascii="Aptos" w:eastAsia="Aptos" w:hAnsi="Aptos" w:cs="Aptos"/>
          <w:sz w:val="24"/>
          <w:szCs w:val="24"/>
        </w:rPr>
        <w:t xml:space="preserve"> u</w:t>
      </w:r>
      <w:r w:rsidR="006F2800">
        <w:rPr>
          <w:rFonts w:ascii="Aptos" w:eastAsia="Aptos" w:hAnsi="Aptos" w:cs="Aptos"/>
          <w:sz w:val="24"/>
          <w:szCs w:val="24"/>
        </w:rPr>
        <w:t xml:space="preserve"> oblastima</w:t>
      </w:r>
      <w:r>
        <w:rPr>
          <w:rFonts w:ascii="Aptos" w:eastAsia="Aptos" w:hAnsi="Aptos" w:cs="Aptos"/>
          <w:sz w:val="24"/>
          <w:szCs w:val="24"/>
        </w:rPr>
        <w:t xml:space="preserve"> digitaln</w:t>
      </w:r>
      <w:r w:rsidR="006F2800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kultur</w:t>
      </w:r>
      <w:r w:rsidR="006F2800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>, etičk</w:t>
      </w:r>
      <w:r w:rsidR="006F2800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tehnologij</w:t>
      </w:r>
      <w:r w:rsidR="006F2800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>, digitaln</w:t>
      </w:r>
      <w:r w:rsidR="006F2800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6F2800">
        <w:rPr>
          <w:rFonts w:ascii="Aptos" w:eastAsia="Aptos" w:hAnsi="Aptos" w:cs="Aptos"/>
          <w:sz w:val="24"/>
          <w:szCs w:val="24"/>
        </w:rPr>
        <w:t>dobrobiti</w:t>
      </w:r>
      <w:r>
        <w:rPr>
          <w:rFonts w:ascii="Aptos" w:eastAsia="Aptos" w:hAnsi="Aptos" w:cs="Aptos"/>
          <w:sz w:val="24"/>
          <w:szCs w:val="24"/>
        </w:rPr>
        <w:t xml:space="preserve"> i inkluzivno</w:t>
      </w:r>
      <w:r w:rsidR="006F2800">
        <w:rPr>
          <w:rFonts w:ascii="Aptos" w:eastAsia="Aptos" w:hAnsi="Aptos" w:cs="Aptos"/>
          <w:sz w:val="24"/>
          <w:szCs w:val="24"/>
        </w:rPr>
        <w:t>g</w:t>
      </w:r>
      <w:r>
        <w:rPr>
          <w:rFonts w:ascii="Aptos" w:eastAsia="Aptos" w:hAnsi="Aptos" w:cs="Aptos"/>
          <w:sz w:val="24"/>
          <w:szCs w:val="24"/>
        </w:rPr>
        <w:t xml:space="preserve"> online učešć</w:t>
      </w:r>
      <w:r w:rsidR="006F2800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>. Organizacija razvija inovativne obrazovne resurse, digitalne kampanje i participativne kulturne inicijative koje promovi</w:t>
      </w:r>
      <w:r w:rsidR="006F2800">
        <w:rPr>
          <w:rFonts w:ascii="Aptos" w:eastAsia="Aptos" w:hAnsi="Aptos" w:cs="Aptos"/>
          <w:sz w:val="24"/>
          <w:szCs w:val="24"/>
        </w:rPr>
        <w:t>šu</w:t>
      </w:r>
      <w:r>
        <w:rPr>
          <w:rFonts w:ascii="Aptos" w:eastAsia="Aptos" w:hAnsi="Aptos" w:cs="Aptos"/>
          <w:sz w:val="24"/>
          <w:szCs w:val="24"/>
        </w:rPr>
        <w:t xml:space="preserve"> odgovorn</w:t>
      </w:r>
      <w:r w:rsidR="006F2800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6F2800">
        <w:rPr>
          <w:rFonts w:ascii="Aptos" w:eastAsia="Aptos" w:hAnsi="Aptos" w:cs="Aptos"/>
          <w:sz w:val="24"/>
          <w:szCs w:val="24"/>
        </w:rPr>
        <w:t>upotrebu</w:t>
      </w:r>
      <w:r>
        <w:rPr>
          <w:rFonts w:ascii="Aptos" w:eastAsia="Aptos" w:hAnsi="Aptos" w:cs="Aptos"/>
          <w:sz w:val="24"/>
          <w:szCs w:val="24"/>
        </w:rPr>
        <w:t xml:space="preserve"> tehnologije i digitalnu inkluziju. Sa snažnim iskustvom u upravljanju projektima, kreativnoj komunikaciji i međusektorskoj saradnji, Koda podržava cjeloživotno učenje i osnažuje pojedince i organizacije da samouvjereno i etički </w:t>
      </w:r>
      <w:r w:rsidR="006F2800">
        <w:rPr>
          <w:rFonts w:ascii="Aptos" w:eastAsia="Aptos" w:hAnsi="Aptos" w:cs="Aptos"/>
          <w:sz w:val="24"/>
          <w:szCs w:val="24"/>
        </w:rPr>
        <w:t>djeluju</w:t>
      </w:r>
      <w:r>
        <w:rPr>
          <w:rFonts w:ascii="Aptos" w:eastAsia="Aptos" w:hAnsi="Aptos" w:cs="Aptos"/>
          <w:sz w:val="24"/>
          <w:szCs w:val="24"/>
        </w:rPr>
        <w:t xml:space="preserve"> u digitalnim okruženjima, istovremeno podstičući pristupačne i društveno odgovorne inovacije.</w:t>
      </w:r>
    </w:p>
    <w:p w14:paraId="00000072" w14:textId="5DA0D0E3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Koda ima opsežno iskustvo u digitalnom obrazovanju, radu s mladima i izgradnji kapaciteta, sa snažnim fokusom na digitalnu pismenost, sigurnost na internetu, odgovorn</w:t>
      </w:r>
      <w:r w:rsidR="006F2800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6F2800">
        <w:rPr>
          <w:rFonts w:ascii="Aptos" w:eastAsia="Aptos" w:hAnsi="Aptos" w:cs="Aptos"/>
          <w:sz w:val="24"/>
          <w:szCs w:val="24"/>
        </w:rPr>
        <w:t>upotrenu</w:t>
      </w:r>
      <w:r>
        <w:rPr>
          <w:rFonts w:ascii="Aptos" w:eastAsia="Aptos" w:hAnsi="Aptos" w:cs="Aptos"/>
          <w:sz w:val="24"/>
          <w:szCs w:val="24"/>
        </w:rPr>
        <w:t xml:space="preserve"> tehnologije i digitaln</w:t>
      </w:r>
      <w:r w:rsidR="006F2800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6F2800">
        <w:rPr>
          <w:rFonts w:ascii="Aptos" w:eastAsia="Aptos" w:hAnsi="Aptos" w:cs="Aptos"/>
          <w:sz w:val="24"/>
          <w:szCs w:val="24"/>
        </w:rPr>
        <w:t>dobrobit</w:t>
      </w:r>
      <w:r>
        <w:rPr>
          <w:rFonts w:ascii="Aptos" w:eastAsia="Aptos" w:hAnsi="Aptos" w:cs="Aptos"/>
          <w:sz w:val="24"/>
          <w:szCs w:val="24"/>
        </w:rPr>
        <w:t>. Kroz nacionalne i međunarodne projekte, organizacija je razvi</w:t>
      </w:r>
      <w:r w:rsidR="006F2800">
        <w:rPr>
          <w:rFonts w:ascii="Aptos" w:eastAsia="Aptos" w:hAnsi="Aptos" w:cs="Aptos"/>
          <w:sz w:val="24"/>
          <w:szCs w:val="24"/>
        </w:rPr>
        <w:t>ja</w:t>
      </w:r>
      <w:r>
        <w:rPr>
          <w:rFonts w:ascii="Aptos" w:eastAsia="Aptos" w:hAnsi="Aptos" w:cs="Aptos"/>
          <w:sz w:val="24"/>
          <w:szCs w:val="24"/>
        </w:rPr>
        <w:t>la obrazovne resurse, prov</w:t>
      </w:r>
      <w:r w:rsidR="006F2800">
        <w:rPr>
          <w:rFonts w:ascii="Aptos" w:eastAsia="Aptos" w:hAnsi="Aptos" w:cs="Aptos"/>
          <w:sz w:val="24"/>
          <w:szCs w:val="24"/>
        </w:rPr>
        <w:t>odila</w:t>
      </w:r>
      <w:r>
        <w:rPr>
          <w:rFonts w:ascii="Aptos" w:eastAsia="Aptos" w:hAnsi="Aptos" w:cs="Aptos"/>
          <w:sz w:val="24"/>
          <w:szCs w:val="24"/>
        </w:rPr>
        <w:t xml:space="preserve"> obuk</w:t>
      </w:r>
      <w:r w:rsidR="006F2800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za mlade i </w:t>
      </w:r>
      <w:r w:rsidR="006F2800">
        <w:rPr>
          <w:rFonts w:ascii="Aptos" w:eastAsia="Aptos" w:hAnsi="Aptos" w:cs="Aptos"/>
          <w:sz w:val="24"/>
          <w:szCs w:val="24"/>
        </w:rPr>
        <w:t>stručnjake</w:t>
      </w:r>
      <w:r>
        <w:rPr>
          <w:rFonts w:ascii="Aptos" w:eastAsia="Aptos" w:hAnsi="Aptos" w:cs="Aptos"/>
          <w:sz w:val="24"/>
          <w:szCs w:val="24"/>
        </w:rPr>
        <w:t xml:space="preserve"> te </w:t>
      </w:r>
      <w:r w:rsidR="006F2800">
        <w:rPr>
          <w:rFonts w:ascii="Aptos" w:eastAsia="Aptos" w:hAnsi="Aptos" w:cs="Aptos"/>
          <w:sz w:val="24"/>
          <w:szCs w:val="24"/>
        </w:rPr>
        <w:t xml:space="preserve">sprovodila </w:t>
      </w:r>
      <w:r>
        <w:rPr>
          <w:rFonts w:ascii="Aptos" w:eastAsia="Aptos" w:hAnsi="Aptos" w:cs="Aptos"/>
          <w:sz w:val="24"/>
          <w:szCs w:val="24"/>
        </w:rPr>
        <w:t>inicijative koje promovi</w:t>
      </w:r>
      <w:r w:rsidR="006F2800">
        <w:rPr>
          <w:rFonts w:ascii="Aptos" w:eastAsia="Aptos" w:hAnsi="Aptos" w:cs="Aptos"/>
          <w:sz w:val="24"/>
          <w:szCs w:val="24"/>
        </w:rPr>
        <w:t>šu</w:t>
      </w:r>
      <w:r>
        <w:rPr>
          <w:rFonts w:ascii="Aptos" w:eastAsia="Aptos" w:hAnsi="Aptos" w:cs="Aptos"/>
          <w:sz w:val="24"/>
          <w:szCs w:val="24"/>
        </w:rPr>
        <w:t xml:space="preserve"> sigurno, inkluzivno i etičko digitalno učešće u različitim zajednicama.</w:t>
      </w:r>
    </w:p>
    <w:p w14:paraId="00000073" w14:textId="77777777" w:rsidR="008A7085" w:rsidRDefault="00000000">
      <w:pPr>
        <w:spacing w:after="160" w:line="278" w:lineRule="auto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Kontakt</w:t>
      </w:r>
    </w:p>
    <w:p w14:paraId="00000074" w14:textId="5C9D19CD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BC0946">
        <w:rPr>
          <w:rFonts w:ascii="Aptos" w:eastAsia="Aptos" w:hAnsi="Aptos" w:cs="Aptos"/>
          <w:b/>
          <w:bCs/>
          <w:sz w:val="24"/>
          <w:szCs w:val="24"/>
        </w:rPr>
        <w:t>Web</w:t>
      </w:r>
      <w:r w:rsidR="006F2800" w:rsidRPr="00BC0946">
        <w:rPr>
          <w:rFonts w:ascii="Aptos" w:eastAsia="Aptos" w:hAnsi="Aptos" w:cs="Aptos"/>
          <w:b/>
          <w:bCs/>
          <w:sz w:val="24"/>
          <w:szCs w:val="24"/>
        </w:rPr>
        <w:t>-</w:t>
      </w:r>
      <w:r w:rsidRPr="00BC0946">
        <w:rPr>
          <w:rFonts w:ascii="Aptos" w:eastAsia="Aptos" w:hAnsi="Aptos" w:cs="Aptos"/>
          <w:b/>
          <w:bCs/>
          <w:sz w:val="24"/>
          <w:szCs w:val="24"/>
        </w:rPr>
        <w:t xml:space="preserve">stranica: </w:t>
      </w:r>
      <w:hyperlink r:id="rId31" w:history="1">
        <w:r w:rsidR="00BC0946" w:rsidRPr="00BC0946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https://kodadigital.org/</w:t>
        </w:r>
      </w:hyperlink>
      <w:r w:rsidR="00BC0946" w:rsidRPr="00BC0946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75" w14:textId="733CA769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BC0946">
        <w:rPr>
          <w:rFonts w:ascii="Aptos" w:eastAsia="Aptos" w:hAnsi="Aptos" w:cs="Aptos"/>
          <w:b/>
          <w:bCs/>
          <w:sz w:val="24"/>
          <w:szCs w:val="24"/>
        </w:rPr>
        <w:t>Instagram: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32" w:history="1">
        <w:r w:rsidR="00BC0946" w:rsidRPr="00BC0946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https://www.instagram.com/zavodkoda/</w:t>
        </w:r>
      </w:hyperlink>
      <w:r w:rsidR="00BC0946" w:rsidRPr="00BC0946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79" w14:textId="4D1E7B77" w:rsidR="008A7085" w:rsidRPr="00BC0946" w:rsidRDefault="006F2800" w:rsidP="00BC0946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BC0946">
        <w:rPr>
          <w:rFonts w:ascii="Aptos" w:eastAsia="Aptos" w:hAnsi="Aptos" w:cs="Aptos"/>
          <w:b/>
          <w:bCs/>
          <w:sz w:val="24"/>
          <w:szCs w:val="24"/>
        </w:rPr>
        <w:t>Facebook:</w:t>
      </w:r>
      <w:r w:rsidR="00BC0946" w:rsidRPr="00BC0946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hyperlink r:id="rId33" w:history="1">
        <w:r w:rsidR="00BC0946" w:rsidRPr="00BC0946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https://www.facebook.com/zavodkoda</w:t>
        </w:r>
      </w:hyperlink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b/>
          <w:bCs/>
          <w:sz w:val="24"/>
          <w:szCs w:val="24"/>
        </w:rPr>
        <w:t>MoV</w:t>
      </w:r>
    </w:p>
    <w:p w14:paraId="0000007A" w14:textId="794802F5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 w:rsidRPr="00BC0946">
        <w:rPr>
          <w:rFonts w:ascii="Aptos" w:eastAsia="Aptos" w:hAnsi="Aptos" w:cs="Aptos"/>
          <w:b/>
          <w:bCs/>
          <w:sz w:val="24"/>
          <w:szCs w:val="24"/>
        </w:rPr>
        <w:t>Muzej Vojvodine</w:t>
      </w:r>
      <w:r>
        <w:rPr>
          <w:rFonts w:ascii="Aptos" w:eastAsia="Aptos" w:hAnsi="Aptos" w:cs="Aptos"/>
          <w:sz w:val="24"/>
          <w:szCs w:val="24"/>
        </w:rPr>
        <w:t xml:space="preserve"> jedna je od vodećih kulturnih institucija u Srbiji, smještena u Novom Sadu, </w:t>
      </w:r>
      <w:r w:rsidR="00BB0BC3">
        <w:rPr>
          <w:rFonts w:ascii="Aptos" w:eastAsia="Aptos" w:hAnsi="Aptos" w:cs="Aptos"/>
          <w:sz w:val="24"/>
          <w:szCs w:val="24"/>
        </w:rPr>
        <w:t>čiji počeci sežu</w:t>
      </w:r>
      <w:r>
        <w:rPr>
          <w:rFonts w:ascii="Aptos" w:eastAsia="Aptos" w:hAnsi="Aptos" w:cs="Aptos"/>
          <w:sz w:val="24"/>
          <w:szCs w:val="24"/>
        </w:rPr>
        <w:t xml:space="preserve"> do Srpsk</w:t>
      </w:r>
      <w:r w:rsidR="00BB0BC3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BB0BC3">
        <w:rPr>
          <w:rFonts w:ascii="Aptos" w:eastAsia="Aptos" w:hAnsi="Aptos" w:cs="Aptos"/>
          <w:sz w:val="24"/>
          <w:szCs w:val="24"/>
        </w:rPr>
        <w:t>narodne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BB0BC3">
        <w:rPr>
          <w:rFonts w:ascii="Aptos" w:eastAsia="Aptos" w:hAnsi="Aptos" w:cs="Aptos"/>
          <w:sz w:val="24"/>
          <w:szCs w:val="24"/>
        </w:rPr>
        <w:t>zbirke</w:t>
      </w:r>
      <w:r>
        <w:rPr>
          <w:rFonts w:ascii="Aptos" w:eastAsia="Aptos" w:hAnsi="Aptos" w:cs="Aptos"/>
          <w:sz w:val="24"/>
          <w:szCs w:val="24"/>
        </w:rPr>
        <w:t xml:space="preserve"> osnovan</w:t>
      </w:r>
      <w:r w:rsidR="00BB0BC3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u Budimpešti 1847. godine. Posvećen očuvanju i </w:t>
      </w:r>
      <w:r w:rsidR="00BB0BC3">
        <w:rPr>
          <w:rFonts w:ascii="Aptos" w:eastAsia="Aptos" w:hAnsi="Aptos" w:cs="Aptos"/>
          <w:sz w:val="24"/>
          <w:szCs w:val="24"/>
        </w:rPr>
        <w:t xml:space="preserve">tumačenju </w:t>
      </w:r>
      <w:r>
        <w:rPr>
          <w:rFonts w:ascii="Aptos" w:eastAsia="Aptos" w:hAnsi="Aptos" w:cs="Aptos"/>
          <w:sz w:val="24"/>
          <w:szCs w:val="24"/>
        </w:rPr>
        <w:t xml:space="preserve">bogatog kulturnog naslijeđa Vojvodine, Muzej </w:t>
      </w:r>
      <w:r w:rsidR="00BB0BC3">
        <w:rPr>
          <w:rFonts w:ascii="Aptos" w:eastAsia="Aptos" w:hAnsi="Aptos" w:cs="Aptos"/>
          <w:sz w:val="24"/>
          <w:szCs w:val="24"/>
        </w:rPr>
        <w:t xml:space="preserve">kroz svoje zbirke i izložbe </w:t>
      </w:r>
      <w:r>
        <w:rPr>
          <w:rFonts w:ascii="Aptos" w:eastAsia="Aptos" w:hAnsi="Aptos" w:cs="Aptos"/>
          <w:sz w:val="24"/>
          <w:szCs w:val="24"/>
        </w:rPr>
        <w:t xml:space="preserve">dokumentira preko 8.000 godina ljudske historije. </w:t>
      </w:r>
      <w:r w:rsidR="00BB0BC3">
        <w:rPr>
          <w:rFonts w:ascii="Aptos" w:eastAsia="Aptos" w:hAnsi="Aptos" w:cs="Aptos"/>
          <w:sz w:val="24"/>
          <w:szCs w:val="24"/>
        </w:rPr>
        <w:t>U nastojanju da odgovori potrebama</w:t>
      </w:r>
      <w:r>
        <w:rPr>
          <w:rFonts w:ascii="Aptos" w:eastAsia="Aptos" w:hAnsi="Aptos" w:cs="Aptos"/>
          <w:sz w:val="24"/>
          <w:szCs w:val="24"/>
        </w:rPr>
        <w:t xml:space="preserve"> savremen</w:t>
      </w:r>
      <w:r w:rsidR="00BB0BC3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publi</w:t>
      </w:r>
      <w:r w:rsidR="00BB0BC3">
        <w:rPr>
          <w:rFonts w:ascii="Aptos" w:eastAsia="Aptos" w:hAnsi="Aptos" w:cs="Aptos"/>
          <w:sz w:val="24"/>
          <w:szCs w:val="24"/>
        </w:rPr>
        <w:t>ke</w:t>
      </w:r>
      <w:r>
        <w:rPr>
          <w:rFonts w:ascii="Aptos" w:eastAsia="Aptos" w:hAnsi="Aptos" w:cs="Aptos"/>
          <w:sz w:val="24"/>
          <w:szCs w:val="24"/>
        </w:rPr>
        <w:t>, Muzej promovi</w:t>
      </w:r>
      <w:r w:rsidR="00BB0BC3">
        <w:rPr>
          <w:rFonts w:ascii="Aptos" w:eastAsia="Aptos" w:hAnsi="Aptos" w:cs="Aptos"/>
          <w:sz w:val="24"/>
          <w:szCs w:val="24"/>
        </w:rPr>
        <w:t>še</w:t>
      </w:r>
      <w:r>
        <w:rPr>
          <w:rFonts w:ascii="Aptos" w:eastAsia="Aptos" w:hAnsi="Aptos" w:cs="Aptos"/>
          <w:sz w:val="24"/>
          <w:szCs w:val="24"/>
        </w:rPr>
        <w:t xml:space="preserve"> obrazovanje, inkluziju i cjeloživotno </w:t>
      </w:r>
      <w:r>
        <w:rPr>
          <w:rFonts w:ascii="Aptos" w:eastAsia="Aptos" w:hAnsi="Aptos" w:cs="Aptos"/>
          <w:sz w:val="24"/>
          <w:szCs w:val="24"/>
        </w:rPr>
        <w:lastRenderedPageBreak/>
        <w:t>učenje, ohrabrujući posjetioce da bolje razumiju prošlost</w:t>
      </w:r>
      <w:r w:rsidR="00924E55">
        <w:rPr>
          <w:rFonts w:ascii="Aptos" w:eastAsia="Aptos" w:hAnsi="Aptos" w:cs="Aptos"/>
          <w:sz w:val="24"/>
          <w:szCs w:val="24"/>
        </w:rPr>
        <w:t xml:space="preserve"> te ih</w:t>
      </w:r>
      <w:r>
        <w:rPr>
          <w:rFonts w:ascii="Aptos" w:eastAsia="Aptos" w:hAnsi="Aptos" w:cs="Aptos"/>
          <w:sz w:val="24"/>
          <w:szCs w:val="24"/>
        </w:rPr>
        <w:t xml:space="preserve"> inspirišući</w:t>
      </w:r>
      <w:r w:rsidR="00924E55">
        <w:rPr>
          <w:rFonts w:ascii="Aptos" w:eastAsia="Aptos" w:hAnsi="Aptos" w:cs="Aptos"/>
          <w:sz w:val="24"/>
          <w:szCs w:val="24"/>
        </w:rPr>
        <w:t xml:space="preserve"> na</w:t>
      </w:r>
      <w:r>
        <w:rPr>
          <w:rFonts w:ascii="Aptos" w:eastAsia="Aptos" w:hAnsi="Aptos" w:cs="Aptos"/>
          <w:sz w:val="24"/>
          <w:szCs w:val="24"/>
        </w:rPr>
        <w:t xml:space="preserve"> aktivno </w:t>
      </w:r>
      <w:r w:rsidR="00924E55">
        <w:rPr>
          <w:rFonts w:ascii="Aptos" w:eastAsia="Aptos" w:hAnsi="Aptos" w:cs="Aptos"/>
          <w:sz w:val="24"/>
          <w:szCs w:val="24"/>
        </w:rPr>
        <w:t>uključivanje</w:t>
      </w:r>
      <w:r>
        <w:rPr>
          <w:rFonts w:ascii="Aptos" w:eastAsia="Aptos" w:hAnsi="Aptos" w:cs="Aptos"/>
          <w:sz w:val="24"/>
          <w:szCs w:val="24"/>
        </w:rPr>
        <w:t xml:space="preserve"> u sadašnjost i budućnost.</w:t>
      </w:r>
    </w:p>
    <w:p w14:paraId="0000007B" w14:textId="210DD340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U okviru projekta RE-MIND, Muzej Vojvodine doprinosi kao savjetodavni i pilot</w:t>
      </w:r>
      <w:r w:rsidR="001B7C8A">
        <w:rPr>
          <w:rFonts w:ascii="Aptos" w:eastAsia="Aptos" w:hAnsi="Aptos" w:cs="Aptos"/>
          <w:sz w:val="24"/>
          <w:szCs w:val="24"/>
        </w:rPr>
        <w:t>-</w:t>
      </w:r>
      <w:r>
        <w:rPr>
          <w:rFonts w:ascii="Aptos" w:eastAsia="Aptos" w:hAnsi="Aptos" w:cs="Aptos"/>
          <w:sz w:val="24"/>
          <w:szCs w:val="24"/>
        </w:rPr>
        <w:t xml:space="preserve">partner, učestvujući u svim projektnim aktivnostima. Muzej igra ključnu ulogu u </w:t>
      </w:r>
      <w:r w:rsidR="001B7C8A">
        <w:rPr>
          <w:rFonts w:ascii="Aptos" w:eastAsia="Aptos" w:hAnsi="Aptos" w:cs="Aptos"/>
          <w:sz w:val="24"/>
          <w:szCs w:val="24"/>
        </w:rPr>
        <w:t>r</w:t>
      </w:r>
      <w:r>
        <w:rPr>
          <w:rFonts w:ascii="Aptos" w:eastAsia="Aptos" w:hAnsi="Aptos" w:cs="Aptos"/>
          <w:sz w:val="24"/>
          <w:szCs w:val="24"/>
        </w:rPr>
        <w:t xml:space="preserve">adnim paketima 4 i 5, podržavajući aktivnosti </w:t>
      </w:r>
      <w:r w:rsidR="001B7C8A">
        <w:rPr>
          <w:rFonts w:ascii="Aptos" w:eastAsia="Aptos" w:hAnsi="Aptos" w:cs="Aptos"/>
          <w:sz w:val="24"/>
          <w:szCs w:val="24"/>
        </w:rPr>
        <w:t xml:space="preserve">uključivanja </w:t>
      </w:r>
      <w:r>
        <w:rPr>
          <w:rFonts w:ascii="Aptos" w:eastAsia="Aptos" w:hAnsi="Aptos" w:cs="Aptos"/>
          <w:sz w:val="24"/>
          <w:szCs w:val="24"/>
        </w:rPr>
        <w:t xml:space="preserve">publike </w:t>
      </w:r>
      <w:r w:rsidR="001B7C8A">
        <w:rPr>
          <w:rFonts w:ascii="Aptos" w:eastAsia="Aptos" w:hAnsi="Aptos" w:cs="Aptos"/>
          <w:sz w:val="24"/>
          <w:szCs w:val="24"/>
        </w:rPr>
        <w:t>te</w:t>
      </w:r>
      <w:r>
        <w:rPr>
          <w:rFonts w:ascii="Aptos" w:eastAsia="Aptos" w:hAnsi="Aptos" w:cs="Aptos"/>
          <w:sz w:val="24"/>
          <w:szCs w:val="24"/>
        </w:rPr>
        <w:t xml:space="preserve"> implementaciju i validaciju Modela izgradnje kapaciteta svjesnog muzeja. Kroz svoju </w:t>
      </w:r>
      <w:r w:rsidR="006804B2">
        <w:rPr>
          <w:rFonts w:ascii="Aptos" w:eastAsia="Aptos" w:hAnsi="Aptos" w:cs="Aptos"/>
          <w:sz w:val="24"/>
          <w:szCs w:val="24"/>
        </w:rPr>
        <w:t>stručnost u obrazovanju</w:t>
      </w:r>
      <w:r w:rsidR="001A17C6"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sz w:val="24"/>
          <w:szCs w:val="24"/>
        </w:rPr>
        <w:t xml:space="preserve">i blisku interakciju sa različitim grupama posjetilaca, Muzej doprinosi testiranju i </w:t>
      </w:r>
      <w:r w:rsidR="009B5FCE">
        <w:rPr>
          <w:rFonts w:ascii="Aptos" w:eastAsia="Aptos" w:hAnsi="Aptos" w:cs="Aptos"/>
          <w:sz w:val="24"/>
          <w:szCs w:val="24"/>
        </w:rPr>
        <w:t xml:space="preserve">unapređenju </w:t>
      </w:r>
      <w:r>
        <w:rPr>
          <w:rFonts w:ascii="Aptos" w:eastAsia="Aptos" w:hAnsi="Aptos" w:cs="Aptos"/>
          <w:sz w:val="24"/>
          <w:szCs w:val="24"/>
        </w:rPr>
        <w:t>inovativnih pristupa svjesnim, inkluzivnim i međugeneracijskim muzejskim iskustvima.</w:t>
      </w:r>
    </w:p>
    <w:p w14:paraId="0000007C" w14:textId="24B5FF24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Muzej Vojvodine </w:t>
      </w:r>
      <w:r w:rsidR="009B5FCE">
        <w:rPr>
          <w:rFonts w:ascii="Aptos" w:eastAsia="Aptos" w:hAnsi="Aptos" w:cs="Aptos"/>
          <w:sz w:val="24"/>
          <w:szCs w:val="24"/>
        </w:rPr>
        <w:t>objedinjuje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9B5FCE">
        <w:rPr>
          <w:rFonts w:ascii="Aptos" w:eastAsia="Aptos" w:hAnsi="Aptos" w:cs="Aptos"/>
          <w:sz w:val="24"/>
          <w:szCs w:val="24"/>
        </w:rPr>
        <w:t>bogato</w:t>
      </w:r>
      <w:r>
        <w:rPr>
          <w:rFonts w:ascii="Aptos" w:eastAsia="Aptos" w:hAnsi="Aptos" w:cs="Aptos"/>
          <w:sz w:val="24"/>
          <w:szCs w:val="24"/>
        </w:rPr>
        <w:t xml:space="preserve"> stručno znanje iz arheologije, etnologije, historije i likovnih umjetnosti sa snažnom posvećenošću muzejsko</w:t>
      </w:r>
      <w:r w:rsidR="009B5FCE">
        <w:rPr>
          <w:rFonts w:ascii="Aptos" w:eastAsia="Aptos" w:hAnsi="Aptos" w:cs="Aptos"/>
          <w:sz w:val="24"/>
          <w:szCs w:val="24"/>
        </w:rPr>
        <w:t>m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9B5FCE">
        <w:rPr>
          <w:rFonts w:ascii="Aptos" w:eastAsia="Aptos" w:hAnsi="Aptos" w:cs="Aptos"/>
          <w:sz w:val="24"/>
          <w:szCs w:val="24"/>
        </w:rPr>
        <w:t>obrazovanju</w:t>
      </w:r>
      <w:r>
        <w:rPr>
          <w:rFonts w:ascii="Aptos" w:eastAsia="Aptos" w:hAnsi="Aptos" w:cs="Aptos"/>
          <w:sz w:val="24"/>
          <w:szCs w:val="24"/>
        </w:rPr>
        <w:t xml:space="preserve"> i </w:t>
      </w:r>
      <w:r w:rsidR="009B5FCE">
        <w:rPr>
          <w:rFonts w:ascii="Aptos" w:eastAsia="Aptos" w:hAnsi="Aptos" w:cs="Aptos"/>
          <w:sz w:val="24"/>
          <w:szCs w:val="24"/>
        </w:rPr>
        <w:t>uključivanju</w:t>
      </w:r>
      <w:r>
        <w:rPr>
          <w:rFonts w:ascii="Aptos" w:eastAsia="Aptos" w:hAnsi="Aptos" w:cs="Aptos"/>
          <w:sz w:val="24"/>
          <w:szCs w:val="24"/>
        </w:rPr>
        <w:t xml:space="preserve"> publike. Njegov multidisciplinarni tim kustosa, konzervatora, istraživača i muzejskih edukatora razvija inovativne izložbe i obrazovne programe za posjetioce svih uzrasta. Aktivnim učešćem u istraživačkim projektima, međunarodnim konferencijama i profesionalnim mrežama, Muzej doprinosi unapređenju muzejske prakse</w:t>
      </w:r>
      <w:r w:rsidR="009B5FCE">
        <w:rPr>
          <w:rFonts w:ascii="Aptos" w:eastAsia="Aptos" w:hAnsi="Aptos" w:cs="Aptos"/>
          <w:sz w:val="24"/>
          <w:szCs w:val="24"/>
        </w:rPr>
        <w:t xml:space="preserve"> te</w:t>
      </w:r>
      <w:r>
        <w:rPr>
          <w:rFonts w:ascii="Aptos" w:eastAsia="Aptos" w:hAnsi="Aptos" w:cs="Aptos"/>
          <w:sz w:val="24"/>
          <w:szCs w:val="24"/>
        </w:rPr>
        <w:t xml:space="preserve"> promoviš</w:t>
      </w:r>
      <w:r w:rsidR="009B5FCE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kulturnu baštinu kroz inkluzivna i </w:t>
      </w:r>
      <w:r w:rsidR="009B5FCE">
        <w:rPr>
          <w:rFonts w:ascii="Aptos" w:eastAsia="Aptos" w:hAnsi="Aptos" w:cs="Aptos"/>
          <w:sz w:val="24"/>
          <w:szCs w:val="24"/>
        </w:rPr>
        <w:t>angažirajuća</w:t>
      </w:r>
      <w:r>
        <w:rPr>
          <w:rFonts w:ascii="Aptos" w:eastAsia="Aptos" w:hAnsi="Aptos" w:cs="Aptos"/>
          <w:sz w:val="24"/>
          <w:szCs w:val="24"/>
        </w:rPr>
        <w:t xml:space="preserve"> iskustva učenja.</w:t>
      </w:r>
    </w:p>
    <w:p w14:paraId="0000007D" w14:textId="74CCCB85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Muzej Vojvodine ima </w:t>
      </w:r>
      <w:r w:rsidR="009B5FCE">
        <w:rPr>
          <w:rFonts w:ascii="Aptos" w:eastAsia="Aptos" w:hAnsi="Aptos" w:cs="Aptos"/>
          <w:sz w:val="24"/>
          <w:szCs w:val="24"/>
        </w:rPr>
        <w:t xml:space="preserve">značajno </w:t>
      </w:r>
      <w:r>
        <w:rPr>
          <w:rFonts w:ascii="Aptos" w:eastAsia="Aptos" w:hAnsi="Aptos" w:cs="Aptos"/>
          <w:sz w:val="24"/>
          <w:szCs w:val="24"/>
        </w:rPr>
        <w:t xml:space="preserve">iskustvo u međunarodnoj saradnji </w:t>
      </w:r>
      <w:r w:rsidR="009B5FCE">
        <w:rPr>
          <w:rFonts w:ascii="Aptos" w:eastAsia="Aptos" w:hAnsi="Aptos" w:cs="Aptos"/>
          <w:sz w:val="24"/>
          <w:szCs w:val="24"/>
        </w:rPr>
        <w:t xml:space="preserve">ostvareno </w:t>
      </w:r>
      <w:r>
        <w:rPr>
          <w:rFonts w:ascii="Aptos" w:eastAsia="Aptos" w:hAnsi="Aptos" w:cs="Aptos"/>
          <w:sz w:val="24"/>
          <w:szCs w:val="24"/>
        </w:rPr>
        <w:t xml:space="preserve">kroz zajedničke izložbe, istraživačke inicijative, programe kulturne razmjene i partnerstva s muzejima i institucijama </w:t>
      </w:r>
      <w:r w:rsidR="001E4B34">
        <w:rPr>
          <w:rFonts w:ascii="Aptos" w:eastAsia="Aptos" w:hAnsi="Aptos" w:cs="Aptos"/>
          <w:sz w:val="24"/>
          <w:szCs w:val="24"/>
        </w:rPr>
        <w:t xml:space="preserve">kulturnog naslijeđa </w:t>
      </w:r>
      <w:r>
        <w:rPr>
          <w:rFonts w:ascii="Aptos" w:eastAsia="Aptos" w:hAnsi="Aptos" w:cs="Aptos"/>
          <w:sz w:val="24"/>
          <w:szCs w:val="24"/>
        </w:rPr>
        <w:t xml:space="preserve">širom Evrope. Ove saradnje ojačale su njegovu stručnost u </w:t>
      </w:r>
      <w:r w:rsidR="001E4B34">
        <w:rPr>
          <w:rFonts w:ascii="Aptos" w:eastAsia="Aptos" w:hAnsi="Aptos" w:cs="Aptos"/>
          <w:sz w:val="24"/>
          <w:szCs w:val="24"/>
        </w:rPr>
        <w:t xml:space="preserve">uključivanju </w:t>
      </w:r>
      <w:r>
        <w:rPr>
          <w:rFonts w:ascii="Aptos" w:eastAsia="Aptos" w:hAnsi="Aptos" w:cs="Aptos"/>
          <w:sz w:val="24"/>
          <w:szCs w:val="24"/>
        </w:rPr>
        <w:t xml:space="preserve">publike, </w:t>
      </w:r>
      <w:r w:rsidR="001E4B34">
        <w:rPr>
          <w:rFonts w:ascii="Aptos" w:eastAsia="Aptos" w:hAnsi="Aptos" w:cs="Aptos"/>
          <w:sz w:val="24"/>
          <w:szCs w:val="24"/>
        </w:rPr>
        <w:t>tumačenju naslijeđa</w:t>
      </w:r>
      <w:r>
        <w:rPr>
          <w:rFonts w:ascii="Aptos" w:eastAsia="Aptos" w:hAnsi="Aptos" w:cs="Aptos"/>
          <w:sz w:val="24"/>
          <w:szCs w:val="24"/>
        </w:rPr>
        <w:t xml:space="preserve"> i</w:t>
      </w:r>
      <w:r w:rsidR="001E4B34">
        <w:rPr>
          <w:rFonts w:ascii="Aptos" w:eastAsia="Aptos" w:hAnsi="Aptos" w:cs="Aptos"/>
          <w:sz w:val="24"/>
          <w:szCs w:val="24"/>
        </w:rPr>
        <w:t xml:space="preserve"> realizaciji</w:t>
      </w:r>
      <w:r>
        <w:rPr>
          <w:rFonts w:ascii="Aptos" w:eastAsia="Aptos" w:hAnsi="Aptos" w:cs="Aptos"/>
          <w:sz w:val="24"/>
          <w:szCs w:val="24"/>
        </w:rPr>
        <w:t xml:space="preserve"> projekata,</w:t>
      </w:r>
      <w:r w:rsidR="001E4B34">
        <w:rPr>
          <w:rFonts w:ascii="Aptos" w:eastAsia="Aptos" w:hAnsi="Aptos" w:cs="Aptos"/>
          <w:sz w:val="24"/>
          <w:szCs w:val="24"/>
        </w:rPr>
        <w:t xml:space="preserve"> potvrđujući</w:t>
      </w:r>
      <w:r>
        <w:rPr>
          <w:rFonts w:ascii="Aptos" w:eastAsia="Aptos" w:hAnsi="Aptos" w:cs="Aptos"/>
          <w:sz w:val="24"/>
          <w:szCs w:val="24"/>
        </w:rPr>
        <w:t xml:space="preserve"> njegovu ulogu aktivnog </w:t>
      </w:r>
      <w:r w:rsidR="001E4B34">
        <w:rPr>
          <w:rFonts w:ascii="Aptos" w:eastAsia="Aptos" w:hAnsi="Aptos" w:cs="Aptos"/>
          <w:sz w:val="24"/>
          <w:szCs w:val="24"/>
        </w:rPr>
        <w:t>učesnika u</w:t>
      </w:r>
      <w:r>
        <w:rPr>
          <w:rFonts w:ascii="Aptos" w:eastAsia="Aptos" w:hAnsi="Aptos" w:cs="Aptos"/>
          <w:sz w:val="24"/>
          <w:szCs w:val="24"/>
        </w:rPr>
        <w:t xml:space="preserve"> međunarodnom kulturnom dijalogu i inovacijama u muzejskoj praksi.</w:t>
      </w:r>
    </w:p>
    <w:p w14:paraId="0000007E" w14:textId="77777777" w:rsidR="008A7085" w:rsidRDefault="00000000" w:rsidP="00BC0946">
      <w:pPr>
        <w:spacing w:after="160" w:line="278" w:lineRule="auto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Kontakt</w:t>
      </w:r>
    </w:p>
    <w:p w14:paraId="0000007F" w14:textId="6FA8A6B3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Web</w:t>
      </w:r>
      <w:r w:rsidR="001E4B34">
        <w:rPr>
          <w:rFonts w:ascii="Aptos" w:eastAsia="Aptos" w:hAnsi="Aptos" w:cs="Aptos"/>
          <w:b/>
          <w:bCs/>
          <w:sz w:val="24"/>
          <w:szCs w:val="24"/>
        </w:rPr>
        <w:t>-</w:t>
      </w:r>
      <w:r>
        <w:rPr>
          <w:rFonts w:ascii="Aptos" w:eastAsia="Aptos" w:hAnsi="Aptos" w:cs="Aptos"/>
          <w:b/>
          <w:bCs/>
          <w:sz w:val="24"/>
          <w:szCs w:val="24"/>
        </w:rPr>
        <w:t>stranica: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34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https://www.muzejvojvodine.org.rs/</w:t>
        </w:r>
      </w:hyperlink>
    </w:p>
    <w:p w14:paraId="00000080" w14:textId="341004C2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F</w:t>
      </w:r>
      <w:r w:rsidR="001E4B34">
        <w:rPr>
          <w:rFonts w:ascii="Aptos" w:eastAsia="Aptos" w:hAnsi="Aptos" w:cs="Aptos"/>
          <w:b/>
          <w:bCs/>
          <w:sz w:val="24"/>
          <w:szCs w:val="24"/>
        </w:rPr>
        <w:t>acebook</w:t>
      </w:r>
      <w:r>
        <w:rPr>
          <w:rFonts w:ascii="Aptos" w:eastAsia="Aptos" w:hAnsi="Aptos" w:cs="Aptos"/>
          <w:b/>
          <w:bCs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35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https://www.facebook.com/MuzejVojvodine/</w:t>
        </w:r>
      </w:hyperlink>
    </w:p>
    <w:p w14:paraId="00000081" w14:textId="77777777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Instagram: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36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https://www.instagram.com/muzejvojvodine/?hl=en</w:t>
        </w:r>
      </w:hyperlink>
    </w:p>
    <w:p w14:paraId="00000082" w14:textId="5A777617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E-</w:t>
      </w:r>
      <w:r w:rsidR="001E4B34">
        <w:rPr>
          <w:rFonts w:ascii="Aptos" w:eastAsia="Aptos" w:hAnsi="Aptos" w:cs="Aptos"/>
          <w:b/>
          <w:bCs/>
          <w:sz w:val="24"/>
          <w:szCs w:val="24"/>
        </w:rPr>
        <w:t>adresa</w:t>
      </w:r>
      <w:r>
        <w:rPr>
          <w:rFonts w:ascii="Aptos" w:eastAsia="Aptos" w:hAnsi="Aptos" w:cs="Aptos"/>
          <w:b/>
          <w:bCs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1A17C6" w:rsidRPr="001A17C6">
        <w:rPr>
          <w:rFonts w:ascii="Aptos" w:eastAsia="Aptos" w:hAnsi="Aptos" w:cs="Aptos"/>
          <w:color w:val="31849B" w:themeColor="accent5" w:themeShade="BF"/>
          <w:sz w:val="24"/>
          <w:szCs w:val="24"/>
          <w:u w:val="single"/>
        </w:rPr>
        <w:fldChar w:fldCharType="begin"/>
      </w:r>
      <w:ins w:id="0" w:author="Bojana Bojkovic" w:date="2026-07-21T00:40:00Z" w16du:dateUtc="2026-07-20T22:40:00Z">
        <w:r w:rsidR="001A17C6" w:rsidRPr="001A17C6">
          <w:rPr>
            <w:rFonts w:ascii="Aptos" w:eastAsia="Aptos" w:hAnsi="Aptos" w:cs="Aptos"/>
            <w:color w:val="31849B" w:themeColor="accent5" w:themeShade="BF"/>
            <w:sz w:val="24"/>
            <w:szCs w:val="24"/>
            <w:u w:val="single"/>
          </w:rPr>
          <w:instrText>HYPERLINK "mailto:</w:instrText>
        </w:r>
      </w:ins>
      <w:r w:rsidR="001A17C6" w:rsidRPr="001A17C6">
        <w:rPr>
          <w:rFonts w:ascii="Aptos" w:eastAsia="Aptos" w:hAnsi="Aptos" w:cs="Aptos"/>
          <w:color w:val="31849B" w:themeColor="accent5" w:themeShade="BF"/>
          <w:sz w:val="24"/>
          <w:szCs w:val="24"/>
          <w:u w:val="single"/>
        </w:rPr>
        <w:instrText>pedagoska.sluzba@muzejvojvodine.org.rs</w:instrText>
      </w:r>
      <w:ins w:id="1" w:author="Bojana Bojkovic" w:date="2026-07-21T00:40:00Z" w16du:dateUtc="2026-07-20T22:40:00Z">
        <w:r w:rsidR="001A17C6" w:rsidRPr="001A17C6">
          <w:rPr>
            <w:rFonts w:ascii="Aptos" w:eastAsia="Aptos" w:hAnsi="Aptos" w:cs="Aptos"/>
            <w:color w:val="31849B" w:themeColor="accent5" w:themeShade="BF"/>
            <w:sz w:val="24"/>
            <w:szCs w:val="24"/>
            <w:u w:val="single"/>
          </w:rPr>
          <w:instrText>"</w:instrText>
        </w:r>
      </w:ins>
      <w:r w:rsidR="001A17C6" w:rsidRPr="001A17C6">
        <w:rPr>
          <w:rFonts w:ascii="Aptos" w:eastAsia="Aptos" w:hAnsi="Aptos" w:cs="Aptos"/>
          <w:color w:val="31849B" w:themeColor="accent5" w:themeShade="BF"/>
          <w:sz w:val="24"/>
          <w:szCs w:val="24"/>
          <w:u w:val="single"/>
        </w:rPr>
        <w:fldChar w:fldCharType="separate"/>
      </w:r>
      <w:r w:rsidR="001A17C6" w:rsidRPr="001A17C6">
        <w:rPr>
          <w:rStyle w:val="Hyperlink"/>
          <w:rFonts w:ascii="Aptos" w:eastAsia="Aptos" w:hAnsi="Aptos" w:cs="Aptos"/>
          <w:color w:val="31849B" w:themeColor="accent5" w:themeShade="BF"/>
          <w:sz w:val="24"/>
          <w:szCs w:val="24"/>
        </w:rPr>
        <w:t>pedagoska.sluzba@muzejvojvodine.org.rs</w:t>
      </w:r>
      <w:r w:rsidR="001A17C6" w:rsidRPr="001A17C6">
        <w:rPr>
          <w:rFonts w:ascii="Aptos" w:eastAsia="Aptos" w:hAnsi="Aptos" w:cs="Aptos"/>
          <w:color w:val="31849B" w:themeColor="accent5" w:themeShade="BF"/>
          <w:sz w:val="24"/>
          <w:szCs w:val="24"/>
          <w:u w:val="single"/>
        </w:rPr>
        <w:fldChar w:fldCharType="end"/>
      </w:r>
    </w:p>
    <w:p w14:paraId="707DBC49" w14:textId="77777777" w:rsidR="001E4B34" w:rsidRDefault="001E4B34" w:rsidP="00C03853">
      <w:pPr>
        <w:spacing w:after="160" w:line="27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4D781167" w14:textId="77777777" w:rsidR="00BC0946" w:rsidRDefault="00000000" w:rsidP="002F02B9">
      <w:pPr>
        <w:spacing w:after="160" w:line="27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NIMB</w:t>
      </w:r>
    </w:p>
    <w:p w14:paraId="00000083" w14:textId="12406D6B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BC0946">
        <w:rPr>
          <w:rFonts w:ascii="Aptos" w:eastAsia="Aptos" w:hAnsi="Aptos" w:cs="Aptos"/>
          <w:b/>
          <w:bCs/>
          <w:sz w:val="24"/>
          <w:szCs w:val="24"/>
        </w:rPr>
        <w:t>Nacionaln</w:t>
      </w:r>
      <w:r w:rsidR="001E4B34" w:rsidRPr="00BC0946">
        <w:rPr>
          <w:rFonts w:ascii="Aptos" w:eastAsia="Aptos" w:hAnsi="Aptos" w:cs="Aptos"/>
          <w:b/>
          <w:bCs/>
          <w:sz w:val="24"/>
          <w:szCs w:val="24"/>
        </w:rPr>
        <w:t>a ustanova Zavod</w:t>
      </w:r>
      <w:r w:rsidRPr="00BC0946">
        <w:rPr>
          <w:rFonts w:ascii="Aptos" w:eastAsia="Aptos" w:hAnsi="Aptos" w:cs="Aptos"/>
          <w:b/>
          <w:bCs/>
          <w:sz w:val="24"/>
          <w:szCs w:val="24"/>
        </w:rPr>
        <w:t xml:space="preserve"> i muzej Bitola (NIMB)</w:t>
      </w:r>
      <w:r>
        <w:rPr>
          <w:rFonts w:ascii="Aptos" w:eastAsia="Aptos" w:hAnsi="Aptos" w:cs="Aptos"/>
          <w:sz w:val="24"/>
          <w:szCs w:val="24"/>
        </w:rPr>
        <w:t xml:space="preserve"> jedna je od vodećih institucija kulturne baštine u Sjevernoj Makedoniji, koja </w:t>
      </w:r>
      <w:r w:rsidR="001E4B34">
        <w:rPr>
          <w:rFonts w:ascii="Aptos" w:eastAsia="Aptos" w:hAnsi="Aptos" w:cs="Aptos"/>
          <w:sz w:val="24"/>
          <w:szCs w:val="24"/>
        </w:rPr>
        <w:t xml:space="preserve">objedinjuje </w:t>
      </w:r>
      <w:r>
        <w:rPr>
          <w:rFonts w:ascii="Aptos" w:eastAsia="Aptos" w:hAnsi="Aptos" w:cs="Aptos"/>
          <w:sz w:val="24"/>
          <w:szCs w:val="24"/>
        </w:rPr>
        <w:t xml:space="preserve">zaštitu, istraživanje i prezentaciju materijalne i nematerijalne kulturne baštine. Sa sjedištem u Bitoli, </w:t>
      </w:r>
      <w:r w:rsidR="00EE02CA">
        <w:rPr>
          <w:rFonts w:ascii="Aptos" w:eastAsia="Aptos" w:hAnsi="Aptos" w:cs="Aptos"/>
          <w:sz w:val="24"/>
          <w:szCs w:val="24"/>
        </w:rPr>
        <w:t xml:space="preserve">ustanova </w:t>
      </w:r>
      <w:r>
        <w:rPr>
          <w:rFonts w:ascii="Aptos" w:eastAsia="Aptos" w:hAnsi="Aptos" w:cs="Aptos"/>
          <w:sz w:val="24"/>
          <w:szCs w:val="24"/>
        </w:rPr>
        <w:t xml:space="preserve">zapošljava multidisciplinarni tim arheologa, etnologa, historičara, historičara umjetnosti, konzervatora i muzejskih stručnjaka. Uz podršku Ministarstva kulture Sjeverne Makedonije, NIMB svake </w:t>
      </w:r>
      <w:r>
        <w:rPr>
          <w:rFonts w:ascii="Aptos" w:eastAsia="Aptos" w:hAnsi="Aptos" w:cs="Aptos"/>
          <w:sz w:val="24"/>
          <w:szCs w:val="24"/>
        </w:rPr>
        <w:lastRenderedPageBreak/>
        <w:t xml:space="preserve">godine provodi više od 50 nacionalnih i međunarodnih projekata, </w:t>
      </w:r>
      <w:r w:rsidR="001F7E80">
        <w:rPr>
          <w:rFonts w:ascii="Aptos" w:eastAsia="Aptos" w:hAnsi="Aptos" w:cs="Aptos"/>
          <w:sz w:val="24"/>
          <w:szCs w:val="24"/>
        </w:rPr>
        <w:t xml:space="preserve">promovišući </w:t>
      </w:r>
      <w:r>
        <w:rPr>
          <w:rFonts w:ascii="Aptos" w:eastAsia="Aptos" w:hAnsi="Aptos" w:cs="Aptos"/>
          <w:sz w:val="24"/>
          <w:szCs w:val="24"/>
        </w:rPr>
        <w:t xml:space="preserve">očuvanje baštine, muzejsko obrazovanje, pristupačnost i </w:t>
      </w:r>
      <w:r w:rsidR="001F7E80">
        <w:rPr>
          <w:rFonts w:ascii="Aptos" w:eastAsia="Aptos" w:hAnsi="Aptos" w:cs="Aptos"/>
          <w:sz w:val="24"/>
          <w:szCs w:val="24"/>
        </w:rPr>
        <w:t xml:space="preserve">javni </w:t>
      </w:r>
      <w:r>
        <w:rPr>
          <w:rFonts w:ascii="Aptos" w:eastAsia="Aptos" w:hAnsi="Aptos" w:cs="Aptos"/>
          <w:sz w:val="24"/>
          <w:szCs w:val="24"/>
        </w:rPr>
        <w:t>angažman za raznoliku publiku.</w:t>
      </w:r>
    </w:p>
    <w:p w14:paraId="00000084" w14:textId="593E887F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U okviru </w:t>
      </w:r>
      <w:r w:rsidR="001F7E80">
        <w:rPr>
          <w:rFonts w:ascii="Aptos" w:eastAsia="Aptos" w:hAnsi="Aptos" w:cs="Aptos"/>
          <w:sz w:val="24"/>
          <w:szCs w:val="24"/>
        </w:rPr>
        <w:t xml:space="preserve">projekta </w:t>
      </w:r>
      <w:r>
        <w:rPr>
          <w:rFonts w:ascii="Aptos" w:eastAsia="Aptos" w:hAnsi="Aptos" w:cs="Aptos"/>
          <w:sz w:val="24"/>
          <w:szCs w:val="24"/>
        </w:rPr>
        <w:t>RE-MIND, NIMB učestvuje kao demonstracijski i pilot</w:t>
      </w:r>
      <w:r w:rsidR="001F7E80">
        <w:rPr>
          <w:rFonts w:ascii="Aptos" w:eastAsia="Aptos" w:hAnsi="Aptos" w:cs="Aptos"/>
          <w:sz w:val="24"/>
          <w:szCs w:val="24"/>
        </w:rPr>
        <w:t>-</w:t>
      </w:r>
      <w:r>
        <w:rPr>
          <w:rFonts w:ascii="Aptos" w:eastAsia="Aptos" w:hAnsi="Aptos" w:cs="Aptos"/>
          <w:sz w:val="24"/>
          <w:szCs w:val="24"/>
        </w:rPr>
        <w:t xml:space="preserve">partner, doprinoseći implementaciji i validaciji Modela svjesnog muzeja. Institucija učestvuje u svim projektnim aktivnostima, podržavajući razvoj obrazovnih resursa, stručno osposobljavanje i interaktivne inicijative za </w:t>
      </w:r>
      <w:r w:rsidR="001F7E80">
        <w:rPr>
          <w:rFonts w:ascii="Aptos" w:eastAsia="Aptos" w:hAnsi="Aptos" w:cs="Aptos"/>
          <w:sz w:val="24"/>
          <w:szCs w:val="24"/>
        </w:rPr>
        <w:t xml:space="preserve">uključivanje </w:t>
      </w:r>
      <w:r>
        <w:rPr>
          <w:rFonts w:ascii="Aptos" w:eastAsia="Aptos" w:hAnsi="Aptos" w:cs="Aptos"/>
          <w:sz w:val="24"/>
          <w:szCs w:val="24"/>
        </w:rPr>
        <w:t>publike. Pilotiranjem pristupa zasnovanih na svjesno</w:t>
      </w:r>
      <w:r w:rsidR="001F7E80">
        <w:rPr>
          <w:rFonts w:ascii="Aptos" w:eastAsia="Aptos" w:hAnsi="Aptos" w:cs="Aptos"/>
          <w:sz w:val="24"/>
          <w:szCs w:val="24"/>
        </w:rPr>
        <w:t>j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1F7E80">
        <w:rPr>
          <w:rFonts w:ascii="Aptos" w:eastAsia="Aptos" w:hAnsi="Aptos" w:cs="Aptos"/>
          <w:sz w:val="24"/>
          <w:szCs w:val="24"/>
        </w:rPr>
        <w:t xml:space="preserve">prisutnosti </w:t>
      </w:r>
      <w:r>
        <w:rPr>
          <w:rFonts w:ascii="Aptos" w:eastAsia="Aptos" w:hAnsi="Aptos" w:cs="Aptos"/>
          <w:sz w:val="24"/>
          <w:szCs w:val="24"/>
        </w:rPr>
        <w:t xml:space="preserve"> u muzejskom okruženju, NIMB pomaže u procjeni učinkovitosti modela u podsticanju digitaln</w:t>
      </w:r>
      <w:r w:rsidR="001F7E80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1F7E80">
        <w:rPr>
          <w:rFonts w:ascii="Aptos" w:eastAsia="Aptos" w:hAnsi="Aptos" w:cs="Aptos"/>
          <w:sz w:val="24"/>
          <w:szCs w:val="24"/>
        </w:rPr>
        <w:t>dobrobiti</w:t>
      </w:r>
      <w:r>
        <w:rPr>
          <w:rFonts w:ascii="Aptos" w:eastAsia="Aptos" w:hAnsi="Aptos" w:cs="Aptos"/>
          <w:sz w:val="24"/>
          <w:szCs w:val="24"/>
        </w:rPr>
        <w:t>, međugeneracijskog dijaloga i društveno odgovornih muzejskih iskustava.</w:t>
      </w:r>
    </w:p>
    <w:p w14:paraId="00000085" w14:textId="3378BE65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Sa više od 90 godina neprekidnog rada, NIMB ima opsežno iskustvo u muzejskom obrazovanju, pristupačnosti, </w:t>
      </w:r>
      <w:r w:rsidR="001F7E80">
        <w:rPr>
          <w:rFonts w:ascii="Aptos" w:eastAsia="Aptos" w:hAnsi="Aptos" w:cs="Aptos"/>
          <w:sz w:val="24"/>
          <w:szCs w:val="24"/>
        </w:rPr>
        <w:t xml:space="preserve">tumačenju </w:t>
      </w:r>
      <w:r>
        <w:rPr>
          <w:rFonts w:ascii="Aptos" w:eastAsia="Aptos" w:hAnsi="Aptos" w:cs="Aptos"/>
          <w:sz w:val="24"/>
          <w:szCs w:val="24"/>
        </w:rPr>
        <w:t xml:space="preserve">kulturne baštine i upravljanju međunarodnim projektima. </w:t>
      </w:r>
      <w:r w:rsidR="00EE02CA">
        <w:rPr>
          <w:rFonts w:ascii="Aptos" w:eastAsia="Aptos" w:hAnsi="Aptos" w:cs="Aptos"/>
          <w:sz w:val="24"/>
          <w:szCs w:val="24"/>
        </w:rPr>
        <w:t xml:space="preserve">Ustanova </w:t>
      </w:r>
      <w:r>
        <w:rPr>
          <w:rFonts w:ascii="Aptos" w:eastAsia="Aptos" w:hAnsi="Aptos" w:cs="Aptos"/>
          <w:sz w:val="24"/>
          <w:szCs w:val="24"/>
        </w:rPr>
        <w:t>ima preko dvije decenije iskustva u obrazovn</w:t>
      </w:r>
      <w:r w:rsidR="00EE02CA">
        <w:rPr>
          <w:rFonts w:ascii="Aptos" w:eastAsia="Aptos" w:hAnsi="Aptos" w:cs="Aptos"/>
          <w:sz w:val="24"/>
          <w:szCs w:val="24"/>
        </w:rPr>
        <w:t>om</w:t>
      </w:r>
      <w:r>
        <w:rPr>
          <w:rFonts w:ascii="Aptos" w:eastAsia="Aptos" w:hAnsi="Aptos" w:cs="Aptos"/>
          <w:sz w:val="24"/>
          <w:szCs w:val="24"/>
        </w:rPr>
        <w:t xml:space="preserve"> programi</w:t>
      </w:r>
      <w:r w:rsidR="00EE02CA">
        <w:rPr>
          <w:rFonts w:ascii="Aptos" w:eastAsia="Aptos" w:hAnsi="Aptos" w:cs="Aptos"/>
          <w:sz w:val="24"/>
          <w:szCs w:val="24"/>
        </w:rPr>
        <w:t>ranju</w:t>
      </w:r>
      <w:r>
        <w:rPr>
          <w:rFonts w:ascii="Aptos" w:eastAsia="Aptos" w:hAnsi="Aptos" w:cs="Aptos"/>
          <w:sz w:val="24"/>
          <w:szCs w:val="24"/>
        </w:rPr>
        <w:t xml:space="preserve"> i više od deset godina predanog rada na </w:t>
      </w:r>
      <w:r w:rsidR="00EE02CA">
        <w:rPr>
          <w:rFonts w:ascii="Aptos" w:eastAsia="Aptos" w:hAnsi="Aptos" w:cs="Aptos"/>
          <w:sz w:val="24"/>
          <w:szCs w:val="24"/>
        </w:rPr>
        <w:t xml:space="preserve">unapređenju </w:t>
      </w:r>
      <w:r>
        <w:rPr>
          <w:rFonts w:ascii="Aptos" w:eastAsia="Aptos" w:hAnsi="Aptos" w:cs="Aptos"/>
          <w:sz w:val="24"/>
          <w:szCs w:val="24"/>
        </w:rPr>
        <w:t xml:space="preserve">pristupačnosti za raznoliku publiku. </w:t>
      </w:r>
      <w:r w:rsidR="00EE02CA">
        <w:rPr>
          <w:rFonts w:ascii="Aptos" w:eastAsia="Aptos" w:hAnsi="Aptos" w:cs="Aptos"/>
          <w:sz w:val="24"/>
          <w:szCs w:val="24"/>
        </w:rPr>
        <w:t xml:space="preserve">Svojim </w:t>
      </w:r>
      <w:r>
        <w:rPr>
          <w:rFonts w:ascii="Aptos" w:eastAsia="Aptos" w:hAnsi="Aptos" w:cs="Aptos"/>
          <w:sz w:val="24"/>
          <w:szCs w:val="24"/>
        </w:rPr>
        <w:t>inkluzivn</w:t>
      </w:r>
      <w:r w:rsidR="00EE02CA">
        <w:rPr>
          <w:rFonts w:ascii="Aptos" w:eastAsia="Aptos" w:hAnsi="Aptos" w:cs="Aptos"/>
          <w:sz w:val="24"/>
          <w:szCs w:val="24"/>
        </w:rPr>
        <w:t>im</w:t>
      </w:r>
      <w:r>
        <w:rPr>
          <w:rFonts w:ascii="Aptos" w:eastAsia="Aptos" w:hAnsi="Aptos" w:cs="Aptos"/>
          <w:sz w:val="24"/>
          <w:szCs w:val="24"/>
        </w:rPr>
        <w:t xml:space="preserve"> izložb</w:t>
      </w:r>
      <w:r w:rsidR="00EE02CA">
        <w:rPr>
          <w:rFonts w:ascii="Aptos" w:eastAsia="Aptos" w:hAnsi="Aptos" w:cs="Aptos"/>
          <w:sz w:val="24"/>
          <w:szCs w:val="24"/>
        </w:rPr>
        <w:t>ama</w:t>
      </w:r>
      <w:r>
        <w:rPr>
          <w:rFonts w:ascii="Aptos" w:eastAsia="Aptos" w:hAnsi="Aptos" w:cs="Aptos"/>
          <w:sz w:val="24"/>
          <w:szCs w:val="24"/>
        </w:rPr>
        <w:t>, inovativn</w:t>
      </w:r>
      <w:r w:rsidR="00EE02CA">
        <w:rPr>
          <w:rFonts w:ascii="Aptos" w:eastAsia="Aptos" w:hAnsi="Aptos" w:cs="Aptos"/>
          <w:sz w:val="24"/>
          <w:szCs w:val="24"/>
        </w:rPr>
        <w:t>im</w:t>
      </w:r>
      <w:r>
        <w:rPr>
          <w:rFonts w:ascii="Aptos" w:eastAsia="Aptos" w:hAnsi="Aptos" w:cs="Aptos"/>
          <w:sz w:val="24"/>
          <w:szCs w:val="24"/>
        </w:rPr>
        <w:t xml:space="preserve"> obrazovn</w:t>
      </w:r>
      <w:r w:rsidR="00EE02CA">
        <w:rPr>
          <w:rFonts w:ascii="Aptos" w:eastAsia="Aptos" w:hAnsi="Aptos" w:cs="Aptos"/>
          <w:sz w:val="24"/>
          <w:szCs w:val="24"/>
        </w:rPr>
        <w:t>im</w:t>
      </w:r>
      <w:r>
        <w:rPr>
          <w:rFonts w:ascii="Aptos" w:eastAsia="Aptos" w:hAnsi="Aptos" w:cs="Aptos"/>
          <w:sz w:val="24"/>
          <w:szCs w:val="24"/>
        </w:rPr>
        <w:t xml:space="preserve"> inicijativ</w:t>
      </w:r>
      <w:r w:rsidR="00EE02CA">
        <w:rPr>
          <w:rFonts w:ascii="Aptos" w:eastAsia="Aptos" w:hAnsi="Aptos" w:cs="Aptos"/>
          <w:sz w:val="24"/>
          <w:szCs w:val="24"/>
        </w:rPr>
        <w:t>ama</w:t>
      </w:r>
      <w:r>
        <w:rPr>
          <w:rFonts w:ascii="Aptos" w:eastAsia="Aptos" w:hAnsi="Aptos" w:cs="Aptos"/>
          <w:sz w:val="24"/>
          <w:szCs w:val="24"/>
        </w:rPr>
        <w:t xml:space="preserve"> i jak</w:t>
      </w:r>
      <w:r w:rsidR="00EE02CA">
        <w:rPr>
          <w:rFonts w:ascii="Aptos" w:eastAsia="Aptos" w:hAnsi="Aptos" w:cs="Aptos"/>
          <w:sz w:val="24"/>
          <w:szCs w:val="24"/>
        </w:rPr>
        <w:t>im</w:t>
      </w:r>
      <w:r>
        <w:rPr>
          <w:rFonts w:ascii="Aptos" w:eastAsia="Aptos" w:hAnsi="Aptos" w:cs="Aptos"/>
          <w:sz w:val="24"/>
          <w:szCs w:val="24"/>
        </w:rPr>
        <w:t xml:space="preserve"> partnerstv</w:t>
      </w:r>
      <w:r w:rsidR="00EE02CA">
        <w:rPr>
          <w:rFonts w:ascii="Aptos" w:eastAsia="Aptos" w:hAnsi="Aptos" w:cs="Aptos"/>
          <w:sz w:val="24"/>
          <w:szCs w:val="24"/>
        </w:rPr>
        <w:t>ima</w:t>
      </w:r>
      <w:r>
        <w:rPr>
          <w:rFonts w:ascii="Aptos" w:eastAsia="Aptos" w:hAnsi="Aptos" w:cs="Aptos"/>
          <w:sz w:val="24"/>
          <w:szCs w:val="24"/>
        </w:rPr>
        <w:t>, NIMB promovi</w:t>
      </w:r>
      <w:r w:rsidR="00EE02CA">
        <w:rPr>
          <w:rFonts w:ascii="Aptos" w:eastAsia="Aptos" w:hAnsi="Aptos" w:cs="Aptos"/>
          <w:sz w:val="24"/>
          <w:szCs w:val="24"/>
        </w:rPr>
        <w:t>še</w:t>
      </w:r>
      <w:r>
        <w:rPr>
          <w:rFonts w:ascii="Aptos" w:eastAsia="Aptos" w:hAnsi="Aptos" w:cs="Aptos"/>
          <w:sz w:val="24"/>
          <w:szCs w:val="24"/>
        </w:rPr>
        <w:t xml:space="preserve"> jednak pristup kulturnoj baštini, istovremeno unapređujući savremene muzejske prakse i angažman zajednice.</w:t>
      </w:r>
    </w:p>
    <w:p w14:paraId="00000086" w14:textId="6F261D5D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NIMB godišnje provodi više od 50 projekata u oblasti</w:t>
      </w:r>
      <w:r w:rsidR="00EE02CA">
        <w:rPr>
          <w:rFonts w:ascii="Aptos" w:eastAsia="Aptos" w:hAnsi="Aptos" w:cs="Aptos"/>
          <w:sz w:val="24"/>
          <w:szCs w:val="24"/>
        </w:rPr>
        <w:t>ma</w:t>
      </w:r>
      <w:r>
        <w:rPr>
          <w:rFonts w:ascii="Aptos" w:eastAsia="Aptos" w:hAnsi="Aptos" w:cs="Aptos"/>
          <w:sz w:val="24"/>
          <w:szCs w:val="24"/>
        </w:rPr>
        <w:t xml:space="preserve"> zaštite naslijeđa, muzejsk</w:t>
      </w:r>
      <w:r w:rsidR="00EE02CA">
        <w:rPr>
          <w:rFonts w:ascii="Aptos" w:eastAsia="Aptos" w:hAnsi="Aptos" w:cs="Aptos"/>
          <w:sz w:val="24"/>
          <w:szCs w:val="24"/>
        </w:rPr>
        <w:t>og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EE02CA">
        <w:rPr>
          <w:rFonts w:ascii="Aptos" w:eastAsia="Aptos" w:hAnsi="Aptos" w:cs="Aptos"/>
          <w:sz w:val="24"/>
          <w:szCs w:val="24"/>
        </w:rPr>
        <w:t>tumačenja</w:t>
      </w:r>
      <w:r>
        <w:rPr>
          <w:rFonts w:ascii="Aptos" w:eastAsia="Aptos" w:hAnsi="Aptos" w:cs="Aptos"/>
          <w:sz w:val="24"/>
          <w:szCs w:val="24"/>
        </w:rPr>
        <w:t xml:space="preserve">, obrazovanja i pristupačnosti. </w:t>
      </w:r>
      <w:r w:rsidR="00EE02CA">
        <w:rPr>
          <w:rFonts w:ascii="Aptos" w:eastAsia="Aptos" w:hAnsi="Aptos" w:cs="Aptos"/>
          <w:sz w:val="24"/>
          <w:szCs w:val="24"/>
        </w:rPr>
        <w:t xml:space="preserve">Ustanova </w:t>
      </w:r>
      <w:r>
        <w:rPr>
          <w:rFonts w:ascii="Aptos" w:eastAsia="Aptos" w:hAnsi="Aptos" w:cs="Aptos"/>
          <w:sz w:val="24"/>
          <w:szCs w:val="24"/>
        </w:rPr>
        <w:t>upravlja značajnim lokalitetima kulturne baštine, uključujući</w:t>
      </w:r>
      <w:r w:rsidR="00EE02CA"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24"/>
          <w:szCs w:val="24"/>
        </w:rPr>
        <w:t>Herakleja Lyncestis</w:t>
      </w:r>
      <w:r>
        <w:rPr>
          <w:rFonts w:ascii="Aptos" w:eastAsia="Aptos" w:hAnsi="Aptos" w:cs="Aptos"/>
          <w:sz w:val="24"/>
          <w:szCs w:val="24"/>
        </w:rPr>
        <w:t>, te je vodi</w:t>
      </w:r>
      <w:r w:rsidR="00EE02CA">
        <w:rPr>
          <w:rFonts w:ascii="Aptos" w:eastAsia="Aptos" w:hAnsi="Aptos" w:cs="Aptos"/>
          <w:sz w:val="24"/>
          <w:szCs w:val="24"/>
        </w:rPr>
        <w:t>la</w:t>
      </w:r>
      <w:r>
        <w:rPr>
          <w:rFonts w:ascii="Aptos" w:eastAsia="Aptos" w:hAnsi="Aptos" w:cs="Aptos"/>
          <w:sz w:val="24"/>
          <w:szCs w:val="24"/>
        </w:rPr>
        <w:t xml:space="preserve"> inicijative za pristupačnost, razvi</w:t>
      </w:r>
      <w:r w:rsidR="00EE02CA">
        <w:rPr>
          <w:rFonts w:ascii="Aptos" w:eastAsia="Aptos" w:hAnsi="Aptos" w:cs="Aptos"/>
          <w:sz w:val="24"/>
          <w:szCs w:val="24"/>
        </w:rPr>
        <w:t>la</w:t>
      </w:r>
      <w:r>
        <w:rPr>
          <w:rFonts w:ascii="Aptos" w:eastAsia="Aptos" w:hAnsi="Aptos" w:cs="Aptos"/>
          <w:sz w:val="24"/>
          <w:szCs w:val="24"/>
        </w:rPr>
        <w:t xml:space="preserve"> međunarodno izl</w:t>
      </w:r>
      <w:r w:rsidR="00EE02CA">
        <w:rPr>
          <w:rFonts w:ascii="Aptos" w:eastAsia="Aptos" w:hAnsi="Aptos" w:cs="Aptos"/>
          <w:sz w:val="24"/>
          <w:szCs w:val="24"/>
        </w:rPr>
        <w:t>agane</w:t>
      </w:r>
      <w:r>
        <w:rPr>
          <w:rFonts w:ascii="Aptos" w:eastAsia="Aptos" w:hAnsi="Aptos" w:cs="Aptos"/>
          <w:sz w:val="24"/>
          <w:szCs w:val="24"/>
        </w:rPr>
        <w:t xml:space="preserve"> taktilne izložbe i intenzivno sarađiva</w:t>
      </w:r>
      <w:r w:rsidR="00EE02CA">
        <w:rPr>
          <w:rFonts w:ascii="Aptos" w:eastAsia="Aptos" w:hAnsi="Aptos" w:cs="Aptos"/>
          <w:sz w:val="24"/>
          <w:szCs w:val="24"/>
        </w:rPr>
        <w:t>la</w:t>
      </w:r>
      <w:r>
        <w:rPr>
          <w:rFonts w:ascii="Aptos" w:eastAsia="Aptos" w:hAnsi="Aptos" w:cs="Aptos"/>
          <w:sz w:val="24"/>
          <w:szCs w:val="24"/>
        </w:rPr>
        <w:t xml:space="preserve"> s evropskim partnerima. Kao aktivni član međunarodnih muzejskih mreža, NIMB primjenjuje evropske standarde u očuvanju baštine, inkluziji i održivom kulturnom turizmu.</w:t>
      </w:r>
    </w:p>
    <w:p w14:paraId="00000087" w14:textId="77777777" w:rsidR="008A7085" w:rsidRDefault="00000000" w:rsidP="00BC0946">
      <w:pPr>
        <w:spacing w:after="160" w:line="278" w:lineRule="auto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Kontakt</w:t>
      </w:r>
    </w:p>
    <w:p w14:paraId="00000088" w14:textId="24416309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Web</w:t>
      </w:r>
      <w:r w:rsidR="00EE02CA">
        <w:rPr>
          <w:rFonts w:ascii="Aptos" w:eastAsia="Aptos" w:hAnsi="Aptos" w:cs="Aptos"/>
          <w:b/>
          <w:bCs/>
          <w:sz w:val="24"/>
          <w:szCs w:val="24"/>
        </w:rPr>
        <w:t>-</w:t>
      </w:r>
      <w:r>
        <w:rPr>
          <w:rFonts w:ascii="Aptos" w:eastAsia="Aptos" w:hAnsi="Aptos" w:cs="Aptos"/>
          <w:b/>
          <w:bCs/>
          <w:sz w:val="24"/>
          <w:szCs w:val="24"/>
        </w:rPr>
        <w:t>stranica: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37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https://muzejbitola.mk/</w:t>
        </w:r>
      </w:hyperlink>
    </w:p>
    <w:p w14:paraId="00000089" w14:textId="7B81199F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F</w:t>
      </w:r>
      <w:r w:rsidR="00EE02CA">
        <w:rPr>
          <w:rFonts w:ascii="Aptos" w:eastAsia="Aptos" w:hAnsi="Aptos" w:cs="Aptos"/>
          <w:b/>
          <w:bCs/>
          <w:sz w:val="24"/>
          <w:szCs w:val="24"/>
        </w:rPr>
        <w:t>acebook</w:t>
      </w:r>
      <w:r>
        <w:rPr>
          <w:rFonts w:ascii="Aptos" w:eastAsia="Aptos" w:hAnsi="Aptos" w:cs="Aptos"/>
          <w:b/>
          <w:bCs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38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https://www.facebook.com/MuzejBitolaMuseum</w:t>
        </w:r>
      </w:hyperlink>
    </w:p>
    <w:p w14:paraId="0000008A" w14:textId="77777777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YouTube: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39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https://www.youtube.com/@bitolamuseum4397</w:t>
        </w:r>
      </w:hyperlink>
    </w:p>
    <w:p w14:paraId="0000008B" w14:textId="1A24DF7A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Telefon:</w:t>
      </w:r>
      <w:r w:rsidR="00BC0946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Pr="00BC0946">
        <w:rPr>
          <w:rFonts w:ascii="Aptos" w:eastAsia="Aptos" w:hAnsi="Aptos" w:cs="Aptos"/>
          <w:color w:val="31849B" w:themeColor="accent5" w:themeShade="BF"/>
          <w:sz w:val="24"/>
          <w:szCs w:val="24"/>
        </w:rPr>
        <w:t>+389 47 233 187</w:t>
      </w:r>
    </w:p>
    <w:p w14:paraId="131C34DD" w14:textId="77777777" w:rsidR="00BC0946" w:rsidRDefault="00000000" w:rsidP="00BC0946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E-</w:t>
      </w:r>
      <w:r w:rsidR="00EE02CA">
        <w:rPr>
          <w:rFonts w:ascii="Aptos" w:eastAsia="Aptos" w:hAnsi="Aptos" w:cs="Aptos"/>
          <w:b/>
          <w:bCs/>
          <w:sz w:val="24"/>
          <w:szCs w:val="24"/>
        </w:rPr>
        <w:t>adresa</w:t>
      </w:r>
      <w:r>
        <w:rPr>
          <w:rFonts w:ascii="Aptos" w:eastAsia="Aptos" w:hAnsi="Aptos" w:cs="Aptos"/>
          <w:b/>
          <w:bCs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40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info@muzejbitola.mk</w:t>
        </w:r>
      </w:hyperlink>
    </w:p>
    <w:p w14:paraId="02BAC0FB" w14:textId="77777777" w:rsidR="00BC0946" w:rsidRDefault="00000000" w:rsidP="00BC0946">
      <w:pPr>
        <w:spacing w:after="160" w:line="278" w:lineRule="auto"/>
        <w:ind w:firstLine="3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b/>
          <w:bCs/>
          <w:sz w:val="24"/>
          <w:szCs w:val="24"/>
        </w:rPr>
        <w:t>SPAC</w:t>
      </w:r>
    </w:p>
    <w:p w14:paraId="0000008D" w14:textId="66E26907" w:rsidR="008A7085" w:rsidRPr="00BC0946" w:rsidRDefault="00000000" w:rsidP="00BC0946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 w:rsidRPr="00BC0946">
        <w:rPr>
          <w:rFonts w:ascii="Aptos" w:eastAsia="Aptos" w:hAnsi="Aptos" w:cs="Aptos"/>
          <w:b/>
          <w:bCs/>
          <w:sz w:val="24"/>
          <w:szCs w:val="24"/>
        </w:rPr>
        <w:t>Scuola nazionale del patrimonio e delle attività culturali (Scuola)</w:t>
      </w:r>
      <w:r>
        <w:rPr>
          <w:rFonts w:ascii="Aptos" w:eastAsia="Aptos" w:hAnsi="Aptos" w:cs="Aptos"/>
          <w:sz w:val="24"/>
          <w:szCs w:val="24"/>
        </w:rPr>
        <w:t xml:space="preserve"> je italijanska institucija sa sjedištem u Rimu, osnovana 2015. godine od strane Ministarstva kulture radi promovisanja kontinuiranog profesionalnog razvoja stručnjaka za kulturnu baštinu. Kao </w:t>
      </w:r>
      <w:r>
        <w:rPr>
          <w:rFonts w:ascii="Aptos" w:eastAsia="Aptos" w:hAnsi="Aptos" w:cs="Aptos"/>
          <w:sz w:val="24"/>
          <w:szCs w:val="24"/>
        </w:rPr>
        <w:lastRenderedPageBreak/>
        <w:t>međunarodni centar za obuku, istraživanje i inovacije, Scuola podržava transformaciju kulturnog sektora kroz interdisciplinarno učenje, primijenjena istraživanja i međunarodnu saradnju. Njen</w:t>
      </w:r>
      <w:r w:rsidR="00EE02CA">
        <w:rPr>
          <w:rFonts w:ascii="Aptos" w:eastAsia="Aptos" w:hAnsi="Aptos" w:cs="Aptos"/>
          <w:sz w:val="24"/>
          <w:szCs w:val="24"/>
        </w:rPr>
        <w:t xml:space="preserve">o djelovanje usmjereno je </w:t>
      </w:r>
      <w:r>
        <w:rPr>
          <w:rFonts w:ascii="Aptos" w:eastAsia="Aptos" w:hAnsi="Aptos" w:cs="Aptos"/>
          <w:sz w:val="24"/>
          <w:szCs w:val="24"/>
        </w:rPr>
        <w:t xml:space="preserve"> na upravljanje baštinom, digitalnu transformaciju, pristupačnost i inkluziju, podstičući razmjenu znanja i jača</w:t>
      </w:r>
      <w:r w:rsidR="00D04D6D">
        <w:rPr>
          <w:rFonts w:ascii="Aptos" w:eastAsia="Aptos" w:hAnsi="Aptos" w:cs="Aptos"/>
          <w:sz w:val="24"/>
          <w:szCs w:val="24"/>
        </w:rPr>
        <w:t>nje</w:t>
      </w:r>
      <w:r>
        <w:rPr>
          <w:rFonts w:ascii="Aptos" w:eastAsia="Aptos" w:hAnsi="Aptos" w:cs="Aptos"/>
          <w:sz w:val="24"/>
          <w:szCs w:val="24"/>
        </w:rPr>
        <w:t xml:space="preserve"> profesionaln</w:t>
      </w:r>
      <w:r w:rsidR="00722CEF">
        <w:rPr>
          <w:rFonts w:ascii="Aptos" w:eastAsia="Aptos" w:hAnsi="Aptos" w:cs="Aptos"/>
          <w:sz w:val="24"/>
          <w:szCs w:val="24"/>
        </w:rPr>
        <w:t>ih</w:t>
      </w:r>
      <w:r>
        <w:rPr>
          <w:rFonts w:ascii="Aptos" w:eastAsia="Aptos" w:hAnsi="Aptos" w:cs="Aptos"/>
          <w:sz w:val="24"/>
          <w:szCs w:val="24"/>
        </w:rPr>
        <w:t xml:space="preserve"> kapacitet</w:t>
      </w:r>
      <w:r w:rsidR="00722CEF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 u </w:t>
      </w:r>
      <w:r w:rsidR="00722CEF">
        <w:rPr>
          <w:rFonts w:ascii="Aptos" w:eastAsia="Aptos" w:hAnsi="Aptos" w:cs="Aptos"/>
          <w:sz w:val="24"/>
          <w:szCs w:val="24"/>
        </w:rPr>
        <w:t xml:space="preserve">cjelokupnom </w:t>
      </w:r>
      <w:r>
        <w:rPr>
          <w:rFonts w:ascii="Aptos" w:eastAsia="Aptos" w:hAnsi="Aptos" w:cs="Aptos"/>
          <w:sz w:val="24"/>
          <w:szCs w:val="24"/>
        </w:rPr>
        <w:t>ekosistemu kulturne baštine.</w:t>
      </w:r>
    </w:p>
    <w:p w14:paraId="0000008E" w14:textId="50A7EC1E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U okviru projekta RE-MIND, Scuola učestvuje kao demonstracijski i pilot</w:t>
      </w:r>
      <w:r w:rsidR="00722CEF">
        <w:rPr>
          <w:rFonts w:ascii="Aptos" w:eastAsia="Aptos" w:hAnsi="Aptos" w:cs="Aptos"/>
          <w:sz w:val="24"/>
          <w:szCs w:val="24"/>
        </w:rPr>
        <w:t>-</w:t>
      </w:r>
      <w:r>
        <w:rPr>
          <w:rFonts w:ascii="Aptos" w:eastAsia="Aptos" w:hAnsi="Aptos" w:cs="Aptos"/>
          <w:sz w:val="24"/>
          <w:szCs w:val="24"/>
        </w:rPr>
        <w:t xml:space="preserve">partner, doprinoseći zajedničkom stvaranju, implementaciji, testiranju i validaciji Modela izgradnje kapaciteta svjesnog muzeja. Organizacija </w:t>
      </w:r>
      <w:r w:rsidR="00722CEF">
        <w:rPr>
          <w:rFonts w:ascii="Aptos" w:eastAsia="Aptos" w:hAnsi="Aptos" w:cs="Aptos"/>
          <w:sz w:val="24"/>
          <w:szCs w:val="24"/>
        </w:rPr>
        <w:t>aktivno učestvuje</w:t>
      </w:r>
      <w:r>
        <w:rPr>
          <w:rFonts w:ascii="Aptos" w:eastAsia="Aptos" w:hAnsi="Aptos" w:cs="Aptos"/>
          <w:sz w:val="24"/>
          <w:szCs w:val="24"/>
        </w:rPr>
        <w:t xml:space="preserve"> u operativn</w:t>
      </w:r>
      <w:r w:rsidR="00722CEF">
        <w:rPr>
          <w:rFonts w:ascii="Aptos" w:eastAsia="Aptos" w:hAnsi="Aptos" w:cs="Aptos"/>
          <w:sz w:val="24"/>
          <w:szCs w:val="24"/>
        </w:rPr>
        <w:t>im</w:t>
      </w:r>
      <w:r>
        <w:rPr>
          <w:rFonts w:ascii="Aptos" w:eastAsia="Aptos" w:hAnsi="Aptos" w:cs="Aptos"/>
          <w:sz w:val="24"/>
          <w:szCs w:val="24"/>
        </w:rPr>
        <w:t xml:space="preserve"> radn</w:t>
      </w:r>
      <w:r w:rsidR="00722CEF">
        <w:rPr>
          <w:rFonts w:ascii="Aptos" w:eastAsia="Aptos" w:hAnsi="Aptos" w:cs="Aptos"/>
          <w:sz w:val="24"/>
          <w:szCs w:val="24"/>
        </w:rPr>
        <w:t>im</w:t>
      </w:r>
      <w:r>
        <w:rPr>
          <w:rFonts w:ascii="Aptos" w:eastAsia="Aptos" w:hAnsi="Aptos" w:cs="Aptos"/>
          <w:sz w:val="24"/>
          <w:szCs w:val="24"/>
        </w:rPr>
        <w:t xml:space="preserve"> paket</w:t>
      </w:r>
      <w:r w:rsidR="00722CEF">
        <w:rPr>
          <w:rFonts w:ascii="Aptos" w:eastAsia="Aptos" w:hAnsi="Aptos" w:cs="Aptos"/>
          <w:sz w:val="24"/>
          <w:szCs w:val="24"/>
        </w:rPr>
        <w:t>ima</w:t>
      </w:r>
      <w:r>
        <w:rPr>
          <w:rFonts w:ascii="Aptos" w:eastAsia="Aptos" w:hAnsi="Aptos" w:cs="Aptos"/>
          <w:sz w:val="24"/>
          <w:szCs w:val="24"/>
        </w:rPr>
        <w:t xml:space="preserve"> projekta, podržavajući programe obuke, radionice i aktivnosti validacije. Scuola također doprinosi </w:t>
      </w:r>
      <w:r w:rsidR="00722CEF">
        <w:rPr>
          <w:rFonts w:ascii="Aptos" w:eastAsia="Aptos" w:hAnsi="Aptos" w:cs="Aptos"/>
          <w:sz w:val="24"/>
          <w:szCs w:val="24"/>
        </w:rPr>
        <w:t>širenju rezultata</w:t>
      </w:r>
      <w:r>
        <w:rPr>
          <w:rFonts w:ascii="Aptos" w:eastAsia="Aptos" w:hAnsi="Aptos" w:cs="Aptos"/>
          <w:sz w:val="24"/>
          <w:szCs w:val="24"/>
        </w:rPr>
        <w:t xml:space="preserve"> i angaž</w:t>
      </w:r>
      <w:r w:rsidR="00722CEF">
        <w:rPr>
          <w:rFonts w:ascii="Aptos" w:eastAsia="Aptos" w:hAnsi="Aptos" w:cs="Aptos"/>
          <w:sz w:val="24"/>
          <w:szCs w:val="24"/>
        </w:rPr>
        <w:t>iranju</w:t>
      </w:r>
      <w:r>
        <w:rPr>
          <w:rFonts w:ascii="Aptos" w:eastAsia="Aptos" w:hAnsi="Aptos" w:cs="Aptos"/>
          <w:sz w:val="24"/>
          <w:szCs w:val="24"/>
        </w:rPr>
        <w:t xml:space="preserve"> zainteresovanih </w:t>
      </w:r>
      <w:r w:rsidR="00722CEF">
        <w:rPr>
          <w:rFonts w:ascii="Aptos" w:eastAsia="Aptos" w:hAnsi="Aptos" w:cs="Aptos"/>
          <w:sz w:val="24"/>
          <w:szCs w:val="24"/>
        </w:rPr>
        <w:t>aktera</w:t>
      </w:r>
      <w:r>
        <w:rPr>
          <w:rFonts w:ascii="Aptos" w:eastAsia="Aptos" w:hAnsi="Aptos" w:cs="Aptos"/>
          <w:sz w:val="24"/>
          <w:szCs w:val="24"/>
        </w:rPr>
        <w:t xml:space="preserve"> putem svojih opsežnih nacionalnih i međunarodnih mreža </w:t>
      </w:r>
      <w:r w:rsidR="00722CEF">
        <w:rPr>
          <w:rFonts w:ascii="Aptos" w:eastAsia="Aptos" w:hAnsi="Aptos" w:cs="Aptos"/>
          <w:sz w:val="24"/>
          <w:szCs w:val="24"/>
        </w:rPr>
        <w:t>te</w:t>
      </w:r>
      <w:r>
        <w:rPr>
          <w:rFonts w:ascii="Aptos" w:eastAsia="Aptos" w:hAnsi="Aptos" w:cs="Aptos"/>
          <w:sz w:val="24"/>
          <w:szCs w:val="24"/>
        </w:rPr>
        <w:t xml:space="preserve"> koordinira organizaciju RE-MIND </w:t>
      </w:r>
      <w:r w:rsidR="00722CEF">
        <w:rPr>
          <w:rFonts w:ascii="Aptos" w:eastAsia="Aptos" w:hAnsi="Aptos" w:cs="Aptos"/>
          <w:sz w:val="24"/>
          <w:szCs w:val="24"/>
        </w:rPr>
        <w:t xml:space="preserve">prezentacijskog </w:t>
      </w:r>
      <w:r>
        <w:rPr>
          <w:rFonts w:ascii="Aptos" w:eastAsia="Aptos" w:hAnsi="Aptos" w:cs="Aptos"/>
          <w:sz w:val="24"/>
          <w:szCs w:val="24"/>
        </w:rPr>
        <w:t>događaja u Italiji.</w:t>
      </w:r>
    </w:p>
    <w:p w14:paraId="0000008F" w14:textId="5226F1FF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Scuola </w:t>
      </w:r>
      <w:r w:rsidR="00722CEF">
        <w:rPr>
          <w:rFonts w:ascii="Aptos" w:eastAsia="Aptos" w:hAnsi="Aptos" w:cs="Aptos"/>
          <w:sz w:val="24"/>
          <w:szCs w:val="24"/>
        </w:rPr>
        <w:t>posjeduje značajnu stručnost</w:t>
      </w:r>
      <w:r>
        <w:rPr>
          <w:rFonts w:ascii="Aptos" w:eastAsia="Aptos" w:hAnsi="Aptos" w:cs="Aptos"/>
          <w:sz w:val="24"/>
          <w:szCs w:val="24"/>
        </w:rPr>
        <w:t xml:space="preserve"> u </w:t>
      </w:r>
      <w:r w:rsidR="00722CEF">
        <w:rPr>
          <w:rFonts w:ascii="Aptos" w:eastAsia="Aptos" w:hAnsi="Aptos" w:cs="Aptos"/>
          <w:sz w:val="24"/>
          <w:szCs w:val="24"/>
        </w:rPr>
        <w:t xml:space="preserve">osmišljanju </w:t>
      </w:r>
      <w:r>
        <w:rPr>
          <w:rFonts w:ascii="Aptos" w:eastAsia="Aptos" w:hAnsi="Aptos" w:cs="Aptos"/>
          <w:sz w:val="24"/>
          <w:szCs w:val="24"/>
        </w:rPr>
        <w:t xml:space="preserve">i provođenju programa profesionalnog razvoja za stručnjake iz muzeja, arhiva, biblioteka i </w:t>
      </w:r>
      <w:r w:rsidR="00722CEF">
        <w:rPr>
          <w:rFonts w:ascii="Aptos" w:eastAsia="Aptos" w:hAnsi="Aptos" w:cs="Aptos"/>
          <w:sz w:val="24"/>
          <w:szCs w:val="24"/>
        </w:rPr>
        <w:t xml:space="preserve">sektora </w:t>
      </w:r>
      <w:r>
        <w:rPr>
          <w:rFonts w:ascii="Aptos" w:eastAsia="Aptos" w:hAnsi="Aptos" w:cs="Aptos"/>
          <w:sz w:val="24"/>
          <w:szCs w:val="24"/>
        </w:rPr>
        <w:t xml:space="preserve">kulturne baštine. Razvija inovativne mogućnosti učenja kroz </w:t>
      </w:r>
      <w:r w:rsidR="00722CEF">
        <w:rPr>
          <w:rFonts w:ascii="Aptos" w:eastAsia="Aptos" w:hAnsi="Aptos" w:cs="Aptos"/>
          <w:sz w:val="24"/>
          <w:szCs w:val="24"/>
        </w:rPr>
        <w:t>formate</w:t>
      </w:r>
      <w:r>
        <w:rPr>
          <w:rFonts w:ascii="Aptos" w:eastAsia="Aptos" w:hAnsi="Aptos" w:cs="Aptos"/>
          <w:sz w:val="24"/>
          <w:szCs w:val="24"/>
        </w:rPr>
        <w:t xml:space="preserve"> uživo, online i </w:t>
      </w:r>
      <w:r w:rsidR="00722CEF">
        <w:rPr>
          <w:rFonts w:ascii="Aptos" w:eastAsia="Aptos" w:hAnsi="Aptos" w:cs="Aptos"/>
          <w:sz w:val="24"/>
          <w:szCs w:val="24"/>
        </w:rPr>
        <w:t>u mješovitom obliku</w:t>
      </w:r>
      <w:r>
        <w:rPr>
          <w:rFonts w:ascii="Aptos" w:eastAsia="Aptos" w:hAnsi="Aptos" w:cs="Aptos"/>
          <w:sz w:val="24"/>
          <w:szCs w:val="24"/>
        </w:rPr>
        <w:t xml:space="preserve">, </w:t>
      </w:r>
      <w:r w:rsidR="00722CEF">
        <w:rPr>
          <w:rFonts w:ascii="Aptos" w:eastAsia="Aptos" w:hAnsi="Aptos" w:cs="Aptos"/>
          <w:sz w:val="24"/>
          <w:szCs w:val="24"/>
        </w:rPr>
        <w:t xml:space="preserve">pružajući podršku </w:t>
      </w:r>
      <w:r>
        <w:rPr>
          <w:rFonts w:ascii="Aptos" w:eastAsia="Aptos" w:hAnsi="Aptos" w:cs="Aptos"/>
          <w:sz w:val="24"/>
          <w:szCs w:val="24"/>
        </w:rPr>
        <w:t>menadžer</w:t>
      </w:r>
      <w:r w:rsidR="00722CEF">
        <w:rPr>
          <w:rFonts w:ascii="Aptos" w:eastAsia="Aptos" w:hAnsi="Aptos" w:cs="Aptos"/>
          <w:sz w:val="24"/>
          <w:szCs w:val="24"/>
        </w:rPr>
        <w:t>ima</w:t>
      </w:r>
      <w:r>
        <w:rPr>
          <w:rFonts w:ascii="Aptos" w:eastAsia="Aptos" w:hAnsi="Aptos" w:cs="Aptos"/>
          <w:sz w:val="24"/>
          <w:szCs w:val="24"/>
        </w:rPr>
        <w:t xml:space="preserve"> muzeja, javn</w:t>
      </w:r>
      <w:r w:rsidR="00722CEF">
        <w:rPr>
          <w:rFonts w:ascii="Aptos" w:eastAsia="Aptos" w:hAnsi="Aptos" w:cs="Aptos"/>
          <w:sz w:val="24"/>
          <w:szCs w:val="24"/>
        </w:rPr>
        <w:t>im</w:t>
      </w:r>
      <w:r>
        <w:rPr>
          <w:rFonts w:ascii="Aptos" w:eastAsia="Aptos" w:hAnsi="Aptos" w:cs="Aptos"/>
          <w:sz w:val="24"/>
          <w:szCs w:val="24"/>
        </w:rPr>
        <w:t xml:space="preserve"> službeni</w:t>
      </w:r>
      <w:r w:rsidR="00722CEF">
        <w:rPr>
          <w:rFonts w:ascii="Aptos" w:eastAsia="Aptos" w:hAnsi="Aptos" w:cs="Aptos"/>
          <w:sz w:val="24"/>
          <w:szCs w:val="24"/>
        </w:rPr>
        <w:t>cima</w:t>
      </w:r>
      <w:r>
        <w:rPr>
          <w:rFonts w:ascii="Aptos" w:eastAsia="Aptos" w:hAnsi="Aptos" w:cs="Aptos"/>
          <w:sz w:val="24"/>
          <w:szCs w:val="24"/>
        </w:rPr>
        <w:t xml:space="preserve">, </w:t>
      </w:r>
      <w:r w:rsidR="00722CEF">
        <w:rPr>
          <w:rFonts w:ascii="Aptos" w:eastAsia="Aptos" w:hAnsi="Aptos" w:cs="Aptos"/>
          <w:sz w:val="24"/>
          <w:szCs w:val="24"/>
        </w:rPr>
        <w:t>donosiocima odluka</w:t>
      </w:r>
      <w:r>
        <w:rPr>
          <w:rFonts w:ascii="Aptos" w:eastAsia="Aptos" w:hAnsi="Aptos" w:cs="Aptos"/>
          <w:sz w:val="24"/>
          <w:szCs w:val="24"/>
        </w:rPr>
        <w:t xml:space="preserve"> i stručnja</w:t>
      </w:r>
      <w:r w:rsidR="00722CEF">
        <w:rPr>
          <w:rFonts w:ascii="Aptos" w:eastAsia="Aptos" w:hAnsi="Aptos" w:cs="Aptos"/>
          <w:sz w:val="24"/>
          <w:szCs w:val="24"/>
        </w:rPr>
        <w:t>cima</w:t>
      </w:r>
      <w:r>
        <w:rPr>
          <w:rFonts w:ascii="Aptos" w:eastAsia="Aptos" w:hAnsi="Aptos" w:cs="Aptos"/>
          <w:sz w:val="24"/>
          <w:szCs w:val="24"/>
        </w:rPr>
        <w:t xml:space="preserve"> za baštinu. </w:t>
      </w:r>
      <w:r w:rsidR="00722CEF">
        <w:rPr>
          <w:rFonts w:ascii="Aptos" w:eastAsia="Aptos" w:hAnsi="Aptos" w:cs="Aptos"/>
          <w:sz w:val="24"/>
          <w:szCs w:val="24"/>
        </w:rPr>
        <w:t xml:space="preserve">Kroz </w:t>
      </w:r>
      <w:r>
        <w:rPr>
          <w:rFonts w:ascii="Aptos" w:eastAsia="Aptos" w:hAnsi="Aptos" w:cs="Aptos"/>
          <w:sz w:val="24"/>
          <w:szCs w:val="24"/>
        </w:rPr>
        <w:t>blisk</w:t>
      </w:r>
      <w:r w:rsidR="00722CEF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saradnj</w:t>
      </w:r>
      <w:r w:rsidR="00722CEF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s italijanskim Ministarstvom kulture i međunarodnim organizacijama, Scuola je izgradila snažnu </w:t>
      </w:r>
      <w:r w:rsidR="00F10CD4">
        <w:rPr>
          <w:rFonts w:ascii="Aptos" w:eastAsia="Aptos" w:hAnsi="Aptos" w:cs="Aptos"/>
          <w:sz w:val="24"/>
          <w:szCs w:val="24"/>
        </w:rPr>
        <w:t xml:space="preserve">stručnost </w:t>
      </w:r>
      <w:r>
        <w:rPr>
          <w:rFonts w:ascii="Aptos" w:eastAsia="Aptos" w:hAnsi="Aptos" w:cs="Aptos"/>
          <w:sz w:val="24"/>
          <w:szCs w:val="24"/>
        </w:rPr>
        <w:t>u upravljanju baštinom, digitalnoj transformaciji, pristupačnosti, međunarodnoj saradnji i cjeloživotnom učenju, pomažući u jačanju kulturnog sektora kroz razmjenu znanja i izgradnju kapaciteta.</w:t>
      </w:r>
    </w:p>
    <w:p w14:paraId="00000090" w14:textId="1F361262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Scuola je učestvovala u brojnim evropskim i međunarodnim inicijativama usmjerenim na razvoj vještina i inovacije u oblasti kulturne baštine, uključujući projekat CHARTER Erasmus+ Blueprint, saradnju</w:t>
      </w:r>
      <w:r w:rsidR="00F10CD4">
        <w:rPr>
          <w:rFonts w:ascii="Aptos" w:eastAsia="Aptos" w:hAnsi="Aptos" w:cs="Aptos"/>
          <w:sz w:val="24"/>
          <w:szCs w:val="24"/>
        </w:rPr>
        <w:t xml:space="preserve"> u okviru programa</w:t>
      </w:r>
      <w:r>
        <w:rPr>
          <w:rFonts w:ascii="Aptos" w:eastAsia="Aptos" w:hAnsi="Aptos" w:cs="Aptos"/>
          <w:sz w:val="24"/>
          <w:szCs w:val="24"/>
        </w:rPr>
        <w:t xml:space="preserve"> Horizon</w:t>
      </w:r>
      <w:r w:rsidR="00F10CD4">
        <w:rPr>
          <w:rFonts w:ascii="Aptos" w:eastAsia="Aptos" w:hAnsi="Aptos" w:cs="Aptos"/>
          <w:sz w:val="24"/>
          <w:szCs w:val="24"/>
        </w:rPr>
        <w:t>t</w:t>
      </w:r>
      <w:r>
        <w:rPr>
          <w:rFonts w:ascii="Aptos" w:eastAsia="Aptos" w:hAnsi="Aptos" w:cs="Aptos"/>
          <w:sz w:val="24"/>
          <w:szCs w:val="24"/>
        </w:rPr>
        <w:t xml:space="preserve"> E</w:t>
      </w:r>
      <w:r w:rsidR="00F10CD4">
        <w:rPr>
          <w:rFonts w:ascii="Aptos" w:eastAsia="Aptos" w:hAnsi="Aptos" w:cs="Aptos"/>
          <w:sz w:val="24"/>
          <w:szCs w:val="24"/>
        </w:rPr>
        <w:t>v</w:t>
      </w:r>
      <w:r>
        <w:rPr>
          <w:rFonts w:ascii="Aptos" w:eastAsia="Aptos" w:hAnsi="Aptos" w:cs="Aptos"/>
          <w:sz w:val="24"/>
          <w:szCs w:val="24"/>
        </w:rPr>
        <w:t xml:space="preserve">rope </w:t>
      </w:r>
      <w:r w:rsidR="00F10CD4">
        <w:rPr>
          <w:rFonts w:ascii="Aptos" w:eastAsia="Aptos" w:hAnsi="Aptos" w:cs="Aptos"/>
          <w:sz w:val="24"/>
          <w:szCs w:val="24"/>
        </w:rPr>
        <w:t>te</w:t>
      </w:r>
      <w:r>
        <w:rPr>
          <w:rFonts w:ascii="Aptos" w:eastAsia="Aptos" w:hAnsi="Aptos" w:cs="Aptos"/>
          <w:sz w:val="24"/>
          <w:szCs w:val="24"/>
        </w:rPr>
        <w:t xml:space="preserve"> Dicolab, italijanski nacionalni program za digitalne vještine u kulturnom sektoru. Također provodi međunarodne programe izgradnje kapaciteta za stručnjake iz oblasti kulturne baštine i upravlja platformom za digitalno učenje koja opslužuje više od 34.000 korisnika.</w:t>
      </w:r>
    </w:p>
    <w:p w14:paraId="00000091" w14:textId="77777777" w:rsidR="008A7085" w:rsidRDefault="00000000" w:rsidP="00BC0946">
      <w:pPr>
        <w:spacing w:after="160" w:line="278" w:lineRule="auto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Kontakt</w:t>
      </w:r>
    </w:p>
    <w:p w14:paraId="00000092" w14:textId="786C0AAC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Web</w:t>
      </w:r>
      <w:r w:rsidR="00F10CD4">
        <w:rPr>
          <w:rFonts w:ascii="Aptos" w:eastAsia="Aptos" w:hAnsi="Aptos" w:cs="Aptos"/>
          <w:b/>
          <w:bCs/>
          <w:sz w:val="24"/>
          <w:szCs w:val="24"/>
        </w:rPr>
        <w:t>-</w:t>
      </w:r>
      <w:r>
        <w:rPr>
          <w:rFonts w:ascii="Aptos" w:eastAsia="Aptos" w:hAnsi="Aptos" w:cs="Aptos"/>
          <w:b/>
          <w:bCs/>
          <w:sz w:val="24"/>
          <w:szCs w:val="24"/>
        </w:rPr>
        <w:t>stranica: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41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https://www.fondazionescuolapatrimonio.it</w:t>
        </w:r>
      </w:hyperlink>
    </w:p>
    <w:p w14:paraId="00000093" w14:textId="77777777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Platforma za e-učenje: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42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https://fad.fondazionescuolapatrimonio.it</w:t>
        </w:r>
      </w:hyperlink>
    </w:p>
    <w:p w14:paraId="00000094" w14:textId="77777777" w:rsidR="008A7085" w:rsidRDefault="00000000">
      <w:pPr>
        <w:spacing w:after="160" w:line="278" w:lineRule="auto"/>
        <w:ind w:firstLine="360"/>
      </w:pPr>
      <w:r>
        <w:rPr>
          <w:rFonts w:ascii="Aptos" w:eastAsia="Aptos" w:hAnsi="Aptos" w:cs="Aptos"/>
          <w:b/>
          <w:bCs/>
          <w:sz w:val="24"/>
          <w:szCs w:val="24"/>
        </w:rPr>
        <w:t>LinkedIn: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43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https://www.linkedin.com/company/scuola-patrimonio</w:t>
        </w:r>
      </w:hyperlink>
    </w:p>
    <w:p w14:paraId="12C022A4" w14:textId="77777777" w:rsidR="00BC0946" w:rsidRDefault="00BC0946">
      <w:pPr>
        <w:spacing w:after="160" w:line="278" w:lineRule="auto"/>
        <w:ind w:firstLine="360"/>
      </w:pPr>
    </w:p>
    <w:p w14:paraId="1EC02EBE" w14:textId="77777777" w:rsidR="002918C1" w:rsidRDefault="002918C1">
      <w:pPr>
        <w:spacing w:after="160" w:line="278" w:lineRule="auto"/>
        <w:ind w:firstLine="360"/>
      </w:pPr>
    </w:p>
    <w:p w14:paraId="6FA20CB8" w14:textId="77777777" w:rsidR="002918C1" w:rsidRDefault="002918C1">
      <w:pPr>
        <w:spacing w:after="160" w:line="278" w:lineRule="auto"/>
        <w:ind w:firstLine="360"/>
      </w:pPr>
    </w:p>
    <w:p w14:paraId="51DDA197" w14:textId="77777777" w:rsidR="00BC0946" w:rsidRDefault="00000000" w:rsidP="00BC0946">
      <w:pPr>
        <w:spacing w:after="160" w:line="27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lastRenderedPageBreak/>
        <w:t>TMNT</w:t>
      </w:r>
    </w:p>
    <w:p w14:paraId="00000095" w14:textId="3B94F8A1" w:rsidR="008A7085" w:rsidRDefault="00BC0946" w:rsidP="00BC0946">
      <w:pPr>
        <w:spacing w:after="160" w:line="27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BC0946">
        <w:rPr>
          <w:rFonts w:ascii="Aptos" w:eastAsia="Aptos" w:hAnsi="Aptos" w:cs="Aptos"/>
          <w:b/>
          <w:bCs/>
          <w:sz w:val="24"/>
          <w:szCs w:val="24"/>
        </w:rPr>
        <w:t>Tehnički muzej Nikola Tesla (TMNT)</w:t>
      </w:r>
      <w:r>
        <w:rPr>
          <w:rFonts w:ascii="Aptos" w:eastAsia="Aptos" w:hAnsi="Aptos" w:cs="Aptos"/>
          <w:sz w:val="24"/>
          <w:szCs w:val="24"/>
        </w:rPr>
        <w:t xml:space="preserve"> nalazi se u Zagrebu, u Hrvatskoj, </w:t>
      </w:r>
      <w:r w:rsidR="00F10CD4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 osnovan je 1954. godine kao vodeći muzej u zemlji posvećen nauci, tehnologiji i industrijskoj baštini. Smješten u </w:t>
      </w:r>
      <w:r w:rsidR="00F10CD4">
        <w:rPr>
          <w:rFonts w:ascii="Aptos" w:eastAsia="Aptos" w:hAnsi="Aptos" w:cs="Aptos"/>
          <w:sz w:val="24"/>
          <w:szCs w:val="24"/>
        </w:rPr>
        <w:t xml:space="preserve">prepoznatljivom </w:t>
      </w:r>
      <w:r>
        <w:rPr>
          <w:rFonts w:ascii="Aptos" w:eastAsia="Aptos" w:hAnsi="Aptos" w:cs="Aptos"/>
          <w:sz w:val="24"/>
          <w:szCs w:val="24"/>
        </w:rPr>
        <w:t xml:space="preserve">arhitektonskom kompleksu koji je </w:t>
      </w:r>
      <w:r w:rsidR="00F10CD4">
        <w:rPr>
          <w:rFonts w:ascii="Aptos" w:eastAsia="Aptos" w:hAnsi="Aptos" w:cs="Aptos"/>
          <w:sz w:val="24"/>
          <w:szCs w:val="24"/>
        </w:rPr>
        <w:t xml:space="preserve">projektovao </w:t>
      </w:r>
      <w:r>
        <w:rPr>
          <w:rFonts w:ascii="Aptos" w:eastAsia="Aptos" w:hAnsi="Aptos" w:cs="Aptos"/>
          <w:sz w:val="24"/>
          <w:szCs w:val="24"/>
        </w:rPr>
        <w:t>poznati hrvatski arhitekta Marijan Haberle, muzej čuva i predstavlja hrvatsko naučno i tehnološko naslijeđe kroz inovativne izložbe i obrazovne programe. Kao jedan od najposjećenijih muzeja u zemlji, TMNT aktivno promovi</w:t>
      </w:r>
      <w:r w:rsidR="00F10CD4">
        <w:rPr>
          <w:rFonts w:ascii="Aptos" w:eastAsia="Aptos" w:hAnsi="Aptos" w:cs="Aptos"/>
          <w:sz w:val="24"/>
          <w:szCs w:val="24"/>
        </w:rPr>
        <w:t>še</w:t>
      </w:r>
      <w:r>
        <w:rPr>
          <w:rFonts w:ascii="Aptos" w:eastAsia="Aptos" w:hAnsi="Aptos" w:cs="Aptos"/>
          <w:sz w:val="24"/>
          <w:szCs w:val="24"/>
        </w:rPr>
        <w:t xml:space="preserve"> cjeloživotno učenje, </w:t>
      </w:r>
      <w:r w:rsidR="00F10CD4">
        <w:rPr>
          <w:rFonts w:ascii="Aptos" w:eastAsia="Aptos" w:hAnsi="Aptos" w:cs="Aptos"/>
          <w:sz w:val="24"/>
          <w:szCs w:val="24"/>
        </w:rPr>
        <w:t xml:space="preserve">uključivanje </w:t>
      </w:r>
      <w:r>
        <w:rPr>
          <w:rFonts w:ascii="Aptos" w:eastAsia="Aptos" w:hAnsi="Aptos" w:cs="Aptos"/>
          <w:sz w:val="24"/>
          <w:szCs w:val="24"/>
        </w:rPr>
        <w:t>javnosti i interdisciplinarnu saradnju, stvarajući interaktivna iskustva koja povezuju nauku, kulturu i društvo.</w:t>
      </w:r>
    </w:p>
    <w:p w14:paraId="00000096" w14:textId="63931831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U okviru</w:t>
      </w:r>
      <w:r w:rsidR="00F10CD4">
        <w:rPr>
          <w:rFonts w:ascii="Aptos" w:eastAsia="Aptos" w:hAnsi="Aptos" w:cs="Aptos"/>
          <w:sz w:val="24"/>
          <w:szCs w:val="24"/>
        </w:rPr>
        <w:t xml:space="preserve"> projekta</w:t>
      </w:r>
      <w:r>
        <w:rPr>
          <w:rFonts w:ascii="Aptos" w:eastAsia="Aptos" w:hAnsi="Aptos" w:cs="Aptos"/>
          <w:sz w:val="24"/>
          <w:szCs w:val="24"/>
        </w:rPr>
        <w:t xml:space="preserve"> RE-MIND, TMNT učestvuje kao savjetodavni i pilot</w:t>
      </w:r>
      <w:r w:rsidR="000E57A9">
        <w:rPr>
          <w:rFonts w:ascii="Aptos" w:eastAsia="Aptos" w:hAnsi="Aptos" w:cs="Aptos"/>
          <w:sz w:val="24"/>
          <w:szCs w:val="24"/>
        </w:rPr>
        <w:t>-</w:t>
      </w:r>
      <w:r>
        <w:rPr>
          <w:rFonts w:ascii="Aptos" w:eastAsia="Aptos" w:hAnsi="Aptos" w:cs="Aptos"/>
          <w:sz w:val="24"/>
          <w:szCs w:val="24"/>
        </w:rPr>
        <w:t xml:space="preserve">partner, doprinoseći svim projektnim aktivnostima. Muzej igra aktivnu ulogu u inicijativama za </w:t>
      </w:r>
      <w:r w:rsidR="000E57A9">
        <w:rPr>
          <w:rFonts w:ascii="Aptos" w:eastAsia="Aptos" w:hAnsi="Aptos" w:cs="Aptos"/>
          <w:sz w:val="24"/>
          <w:szCs w:val="24"/>
        </w:rPr>
        <w:t xml:space="preserve">uključivanje </w:t>
      </w:r>
      <w:r>
        <w:rPr>
          <w:rFonts w:ascii="Aptos" w:eastAsia="Aptos" w:hAnsi="Aptos" w:cs="Aptos"/>
          <w:sz w:val="24"/>
          <w:szCs w:val="24"/>
        </w:rPr>
        <w:t>publike i podržava implementaciju i validaciju Modela izgradnje kapaciteta svjesnog muzeja u</w:t>
      </w:r>
      <w:r w:rsidR="000E57A9">
        <w:rPr>
          <w:rFonts w:ascii="Aptos" w:eastAsia="Aptos" w:hAnsi="Aptos" w:cs="Aptos"/>
          <w:sz w:val="24"/>
          <w:szCs w:val="24"/>
        </w:rPr>
        <w:t xml:space="preserve"> okviru </w:t>
      </w:r>
      <w:r>
        <w:rPr>
          <w:rFonts w:ascii="Aptos" w:eastAsia="Aptos" w:hAnsi="Aptos" w:cs="Aptos"/>
          <w:b/>
          <w:bCs/>
          <w:sz w:val="24"/>
          <w:szCs w:val="24"/>
        </w:rPr>
        <w:t>Radni</w:t>
      </w:r>
      <w:r w:rsidR="000E57A9">
        <w:rPr>
          <w:rFonts w:ascii="Aptos" w:eastAsia="Aptos" w:hAnsi="Aptos" w:cs="Aptos"/>
          <w:b/>
          <w:bCs/>
          <w:sz w:val="24"/>
          <w:szCs w:val="24"/>
        </w:rPr>
        <w:t>h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 paket</w:t>
      </w:r>
      <w:r w:rsidR="000E57A9">
        <w:rPr>
          <w:rFonts w:ascii="Aptos" w:eastAsia="Aptos" w:hAnsi="Aptos" w:cs="Aptos"/>
          <w:b/>
          <w:bCs/>
          <w:sz w:val="24"/>
          <w:szCs w:val="24"/>
        </w:rPr>
        <w:t>a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 4 i 5</w:t>
      </w:r>
      <w:r w:rsidR="000E57A9">
        <w:rPr>
          <w:rFonts w:ascii="Aptos" w:eastAsia="Aptos" w:hAnsi="Aptos" w:cs="Aptos"/>
          <w:sz w:val="24"/>
          <w:szCs w:val="24"/>
        </w:rPr>
        <w:t>.</w:t>
      </w:r>
      <w:r w:rsidR="000E57A9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>
        <w:rPr>
          <w:rFonts w:ascii="Aptos" w:eastAsia="Aptos" w:hAnsi="Aptos" w:cs="Aptos"/>
          <w:sz w:val="24"/>
          <w:szCs w:val="24"/>
        </w:rPr>
        <w:t xml:space="preserve">Testiranjem inovativnih obrazovnih pristupa i </w:t>
      </w:r>
      <w:r w:rsidR="000E57A9">
        <w:rPr>
          <w:rFonts w:ascii="Aptos" w:eastAsia="Aptos" w:hAnsi="Aptos" w:cs="Aptos"/>
          <w:sz w:val="24"/>
          <w:szCs w:val="24"/>
        </w:rPr>
        <w:t>uključivanjem</w:t>
      </w:r>
      <w:r>
        <w:rPr>
          <w:rFonts w:ascii="Aptos" w:eastAsia="Aptos" w:hAnsi="Aptos" w:cs="Aptos"/>
          <w:sz w:val="24"/>
          <w:szCs w:val="24"/>
        </w:rPr>
        <w:t xml:space="preserve"> različitih grupa posjetilaca, TMNT doprinosi razvoju svjesnih, inkluzivnih i digitalno uravnoteženih muzejskih iskustava.</w:t>
      </w:r>
    </w:p>
    <w:p w14:paraId="00000097" w14:textId="6F28BD8F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TMNT sadrži kolekciju od preko 11.000 </w:t>
      </w:r>
      <w:r w:rsidR="000E57A9">
        <w:rPr>
          <w:rFonts w:ascii="Aptos" w:eastAsia="Aptos" w:hAnsi="Aptos" w:cs="Aptos"/>
          <w:sz w:val="24"/>
          <w:szCs w:val="24"/>
        </w:rPr>
        <w:t xml:space="preserve">predmeta </w:t>
      </w:r>
      <w:r>
        <w:rPr>
          <w:rFonts w:ascii="Aptos" w:eastAsia="Aptos" w:hAnsi="Aptos" w:cs="Aptos"/>
          <w:sz w:val="24"/>
          <w:szCs w:val="24"/>
        </w:rPr>
        <w:t xml:space="preserve">kulturne baštine </w:t>
      </w:r>
      <w:r w:rsidR="000E57A9">
        <w:rPr>
          <w:rFonts w:ascii="Aptos" w:eastAsia="Aptos" w:hAnsi="Aptos" w:cs="Aptos"/>
          <w:sz w:val="24"/>
          <w:szCs w:val="24"/>
        </w:rPr>
        <w:t>te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0E57A9">
        <w:rPr>
          <w:rFonts w:ascii="Aptos" w:eastAsia="Aptos" w:hAnsi="Aptos" w:cs="Aptos"/>
          <w:sz w:val="24"/>
          <w:szCs w:val="24"/>
        </w:rPr>
        <w:t>posjeduje</w:t>
      </w:r>
      <w:r>
        <w:rPr>
          <w:rFonts w:ascii="Aptos" w:eastAsia="Aptos" w:hAnsi="Aptos" w:cs="Aptos"/>
          <w:sz w:val="24"/>
          <w:szCs w:val="24"/>
        </w:rPr>
        <w:t xml:space="preserve"> dugogodišnje iskustvo u muzejskom obrazovanju, </w:t>
      </w:r>
      <w:r w:rsidR="000E57A9">
        <w:rPr>
          <w:rFonts w:ascii="Aptos" w:eastAsia="Aptos" w:hAnsi="Aptos" w:cs="Aptos"/>
          <w:sz w:val="24"/>
          <w:szCs w:val="24"/>
        </w:rPr>
        <w:t xml:space="preserve">javnom </w:t>
      </w:r>
      <w:r>
        <w:rPr>
          <w:rFonts w:ascii="Aptos" w:eastAsia="Aptos" w:hAnsi="Aptos" w:cs="Aptos"/>
          <w:sz w:val="24"/>
          <w:szCs w:val="24"/>
        </w:rPr>
        <w:t xml:space="preserve">angažmanu i </w:t>
      </w:r>
      <w:r w:rsidR="000E57A9">
        <w:rPr>
          <w:rFonts w:ascii="Aptos" w:eastAsia="Aptos" w:hAnsi="Aptos" w:cs="Aptos"/>
          <w:sz w:val="24"/>
          <w:szCs w:val="24"/>
        </w:rPr>
        <w:t>popularizaciji nauke</w:t>
      </w:r>
      <w:r>
        <w:rPr>
          <w:rFonts w:ascii="Aptos" w:eastAsia="Aptos" w:hAnsi="Aptos" w:cs="Aptos"/>
          <w:sz w:val="24"/>
          <w:szCs w:val="24"/>
        </w:rPr>
        <w:t xml:space="preserve">. Muzej razvija inovativne obrazovne programe u </w:t>
      </w:r>
      <w:r w:rsidR="000E57A9">
        <w:rPr>
          <w:rFonts w:ascii="Aptos" w:eastAsia="Aptos" w:hAnsi="Aptos" w:cs="Aptos"/>
          <w:sz w:val="24"/>
          <w:szCs w:val="24"/>
        </w:rPr>
        <w:t xml:space="preserve">saradnji </w:t>
      </w:r>
      <w:r>
        <w:rPr>
          <w:rFonts w:ascii="Aptos" w:eastAsia="Aptos" w:hAnsi="Aptos" w:cs="Aptos"/>
          <w:sz w:val="24"/>
          <w:szCs w:val="24"/>
        </w:rPr>
        <w:t xml:space="preserve">s univerzitetima, naučnim centrima, nevladinim organizacijama i stručnjacima iz oblasti nauke, umjetnosti i humanističkih nauka. Kao suorganizator </w:t>
      </w:r>
      <w:r w:rsidR="000E57A9">
        <w:rPr>
          <w:rFonts w:ascii="Aptos" w:eastAsia="Aptos" w:hAnsi="Aptos" w:cs="Aptos"/>
          <w:sz w:val="24"/>
          <w:szCs w:val="24"/>
        </w:rPr>
        <w:t xml:space="preserve">Festivala nauke u </w:t>
      </w:r>
      <w:r>
        <w:rPr>
          <w:rFonts w:ascii="Aptos" w:eastAsia="Aptos" w:hAnsi="Aptos" w:cs="Aptos"/>
          <w:sz w:val="24"/>
          <w:szCs w:val="24"/>
        </w:rPr>
        <w:t>Hrvatsko</w:t>
      </w:r>
      <w:r w:rsidR="000E57A9">
        <w:rPr>
          <w:rFonts w:ascii="Aptos" w:eastAsia="Aptos" w:hAnsi="Aptos" w:cs="Aptos"/>
          <w:sz w:val="24"/>
          <w:szCs w:val="24"/>
        </w:rPr>
        <w:t>j</w:t>
      </w:r>
      <w:r>
        <w:rPr>
          <w:rFonts w:ascii="Aptos" w:eastAsia="Aptos" w:hAnsi="Aptos" w:cs="Aptos"/>
          <w:sz w:val="24"/>
          <w:szCs w:val="24"/>
        </w:rPr>
        <w:t xml:space="preserve">, TMNT je prepoznat po promovisanju interdisciplinarnog učenja, povezivanju nauke </w:t>
      </w:r>
      <w:r w:rsidR="00F47818">
        <w:rPr>
          <w:rFonts w:ascii="Aptos" w:eastAsia="Aptos" w:hAnsi="Aptos" w:cs="Aptos"/>
          <w:sz w:val="24"/>
          <w:szCs w:val="24"/>
        </w:rPr>
        <w:t>i</w:t>
      </w:r>
      <w:r>
        <w:rPr>
          <w:rFonts w:ascii="Aptos" w:eastAsia="Aptos" w:hAnsi="Aptos" w:cs="Aptos"/>
          <w:sz w:val="24"/>
          <w:szCs w:val="24"/>
        </w:rPr>
        <w:t xml:space="preserve"> kultur</w:t>
      </w:r>
      <w:r w:rsidR="00F47818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F47818">
        <w:rPr>
          <w:rFonts w:ascii="Aptos" w:eastAsia="Aptos" w:hAnsi="Aptos" w:cs="Aptos"/>
          <w:sz w:val="24"/>
          <w:szCs w:val="24"/>
        </w:rPr>
        <w:t>te</w:t>
      </w:r>
      <w:r>
        <w:rPr>
          <w:rFonts w:ascii="Aptos" w:eastAsia="Aptos" w:hAnsi="Aptos" w:cs="Aptos"/>
          <w:sz w:val="24"/>
          <w:szCs w:val="24"/>
        </w:rPr>
        <w:t xml:space="preserve"> razvoju muzejskih iskustava</w:t>
      </w:r>
      <w:r w:rsidR="00F47818">
        <w:rPr>
          <w:rFonts w:ascii="Aptos" w:eastAsia="Aptos" w:hAnsi="Aptos" w:cs="Aptos"/>
          <w:sz w:val="24"/>
          <w:szCs w:val="24"/>
        </w:rPr>
        <w:t xml:space="preserve"> </w:t>
      </w:r>
      <w:r w:rsidR="00F47818" w:rsidRPr="00F47818">
        <w:rPr>
          <w:rFonts w:ascii="Aptos" w:eastAsia="Aptos" w:hAnsi="Aptos" w:cs="Aptos"/>
          <w:sz w:val="24"/>
          <w:szCs w:val="24"/>
        </w:rPr>
        <w:t>usm</w:t>
      </w:r>
      <w:r w:rsidR="00F47818">
        <w:rPr>
          <w:rFonts w:ascii="Aptos" w:eastAsia="Aptos" w:hAnsi="Aptos" w:cs="Aptos"/>
          <w:sz w:val="24"/>
          <w:szCs w:val="24"/>
        </w:rPr>
        <w:t>j</w:t>
      </w:r>
      <w:r w:rsidR="00F47818" w:rsidRPr="00F47818">
        <w:rPr>
          <w:rFonts w:ascii="Aptos" w:eastAsia="Aptos" w:hAnsi="Aptos" w:cs="Aptos"/>
          <w:sz w:val="24"/>
          <w:szCs w:val="24"/>
        </w:rPr>
        <w:t>erenih ka budućnosti</w:t>
      </w:r>
      <w:r>
        <w:rPr>
          <w:rFonts w:ascii="Aptos" w:eastAsia="Aptos" w:hAnsi="Aptos" w:cs="Aptos"/>
          <w:sz w:val="24"/>
          <w:szCs w:val="24"/>
        </w:rPr>
        <w:t xml:space="preserve"> koja odgovaraju na </w:t>
      </w:r>
      <w:r w:rsidR="00F47818">
        <w:rPr>
          <w:rFonts w:ascii="Aptos" w:eastAsia="Aptos" w:hAnsi="Aptos" w:cs="Aptos"/>
          <w:sz w:val="24"/>
          <w:szCs w:val="24"/>
        </w:rPr>
        <w:t xml:space="preserve">evoluirajuće potrebe </w:t>
      </w:r>
      <w:r>
        <w:rPr>
          <w:rFonts w:ascii="Aptos" w:eastAsia="Aptos" w:hAnsi="Aptos" w:cs="Aptos"/>
          <w:sz w:val="24"/>
          <w:szCs w:val="24"/>
        </w:rPr>
        <w:t>društv</w:t>
      </w:r>
      <w:r w:rsidR="00F47818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>.</w:t>
      </w:r>
    </w:p>
    <w:p w14:paraId="00000098" w14:textId="61D2BF81" w:rsidR="008A7085" w:rsidRDefault="00000000" w:rsidP="002F02B9">
      <w:pPr>
        <w:spacing w:after="160" w:line="27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TMNT je implementirao brojne nacionalne i međunarodne projekte koji promovi</w:t>
      </w:r>
      <w:r w:rsidR="00F47818">
        <w:rPr>
          <w:rFonts w:ascii="Aptos" w:eastAsia="Aptos" w:hAnsi="Aptos" w:cs="Aptos"/>
          <w:sz w:val="24"/>
          <w:szCs w:val="24"/>
        </w:rPr>
        <w:t>šu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F47818">
        <w:rPr>
          <w:rFonts w:ascii="Aptos" w:eastAsia="Aptos" w:hAnsi="Aptos" w:cs="Aptos"/>
          <w:sz w:val="24"/>
          <w:szCs w:val="24"/>
        </w:rPr>
        <w:t xml:space="preserve">društvenu </w:t>
      </w:r>
      <w:r>
        <w:rPr>
          <w:rFonts w:ascii="Aptos" w:eastAsia="Aptos" w:hAnsi="Aptos" w:cs="Aptos"/>
          <w:sz w:val="24"/>
          <w:szCs w:val="24"/>
        </w:rPr>
        <w:t xml:space="preserve">inkluziju, angažman javnosti, rodnu ravnopravnost i </w:t>
      </w:r>
      <w:r w:rsidR="00F47818">
        <w:rPr>
          <w:rFonts w:ascii="Aptos" w:eastAsia="Aptos" w:hAnsi="Aptos" w:cs="Aptos"/>
          <w:sz w:val="24"/>
          <w:szCs w:val="24"/>
        </w:rPr>
        <w:t>učešće</w:t>
      </w:r>
      <w:r>
        <w:rPr>
          <w:rFonts w:ascii="Aptos" w:eastAsia="Aptos" w:hAnsi="Aptos" w:cs="Aptos"/>
          <w:sz w:val="24"/>
          <w:szCs w:val="24"/>
        </w:rPr>
        <w:t xml:space="preserve"> manjinskih grupa. Muzej aktivno podržava interdisciplinarne pristupe </w:t>
      </w:r>
      <w:r w:rsidR="00F47818">
        <w:rPr>
          <w:rFonts w:ascii="Aptos" w:eastAsia="Aptos" w:hAnsi="Aptos" w:cs="Aptos"/>
          <w:sz w:val="24"/>
          <w:szCs w:val="24"/>
        </w:rPr>
        <w:t>tumačenju</w:t>
      </w:r>
      <w:r>
        <w:rPr>
          <w:rFonts w:ascii="Aptos" w:eastAsia="Aptos" w:hAnsi="Aptos" w:cs="Aptos"/>
          <w:sz w:val="24"/>
          <w:szCs w:val="24"/>
        </w:rPr>
        <w:t xml:space="preserve"> baštine i s</w:t>
      </w:r>
      <w:r w:rsidR="00F47818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>rađuje s evropskim partnerima putem međunarodnih mreža i inicijativa koje finan</w:t>
      </w:r>
      <w:r w:rsidR="00F47818">
        <w:rPr>
          <w:rFonts w:ascii="Aptos" w:eastAsia="Aptos" w:hAnsi="Aptos" w:cs="Aptos"/>
          <w:sz w:val="24"/>
          <w:szCs w:val="24"/>
        </w:rPr>
        <w:t>s</w:t>
      </w:r>
      <w:r>
        <w:rPr>
          <w:rFonts w:ascii="Aptos" w:eastAsia="Aptos" w:hAnsi="Aptos" w:cs="Aptos"/>
          <w:sz w:val="24"/>
          <w:szCs w:val="24"/>
        </w:rPr>
        <w:t>ira EU, doprinoseći inovacijama u muzejskom obrazovanju, pristupačnosti i razvoju publike.</w:t>
      </w:r>
    </w:p>
    <w:p w14:paraId="00000099" w14:textId="77777777" w:rsidR="008A7085" w:rsidRDefault="00000000" w:rsidP="00BC0946">
      <w:pPr>
        <w:spacing w:after="160" w:line="278" w:lineRule="auto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Kontakt</w:t>
      </w:r>
    </w:p>
    <w:p w14:paraId="0000009A" w14:textId="6D099DFD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Web</w:t>
      </w:r>
      <w:r w:rsidR="00F47818">
        <w:rPr>
          <w:rFonts w:ascii="Aptos" w:eastAsia="Aptos" w:hAnsi="Aptos" w:cs="Aptos"/>
          <w:b/>
          <w:bCs/>
          <w:sz w:val="24"/>
          <w:szCs w:val="24"/>
        </w:rPr>
        <w:t>-</w:t>
      </w:r>
      <w:r>
        <w:rPr>
          <w:rFonts w:ascii="Aptos" w:eastAsia="Aptos" w:hAnsi="Aptos" w:cs="Aptos"/>
          <w:b/>
          <w:bCs/>
          <w:sz w:val="24"/>
          <w:szCs w:val="24"/>
        </w:rPr>
        <w:t>stranica: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44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http://tmnt.hr</w:t>
        </w:r>
      </w:hyperlink>
    </w:p>
    <w:p w14:paraId="0000009B" w14:textId="24FEE2DB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F</w:t>
      </w:r>
      <w:r w:rsidR="00F47818">
        <w:rPr>
          <w:rFonts w:ascii="Aptos" w:eastAsia="Aptos" w:hAnsi="Aptos" w:cs="Aptos"/>
          <w:b/>
          <w:bCs/>
          <w:sz w:val="24"/>
          <w:szCs w:val="24"/>
        </w:rPr>
        <w:t>acebook</w:t>
      </w:r>
      <w:r>
        <w:rPr>
          <w:rFonts w:ascii="Aptos" w:eastAsia="Aptos" w:hAnsi="Aptos" w:cs="Aptos"/>
          <w:b/>
          <w:bCs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45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https://www.facebook.com/profile.php?id=100064737703702</w:t>
        </w:r>
      </w:hyperlink>
    </w:p>
    <w:p w14:paraId="0000009C" w14:textId="77777777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Instagram: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46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https://www.instagram.com/tehnicki.muzej.nikola.tesla/</w:t>
        </w:r>
      </w:hyperlink>
    </w:p>
    <w:p w14:paraId="0000009E" w14:textId="1D95D484" w:rsidR="008A7085" w:rsidRDefault="00000000" w:rsidP="00BC0946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E-</w:t>
      </w:r>
      <w:r w:rsidR="00F47818">
        <w:rPr>
          <w:rFonts w:ascii="Aptos" w:eastAsia="Aptos" w:hAnsi="Aptos" w:cs="Aptos"/>
          <w:b/>
          <w:bCs/>
          <w:sz w:val="24"/>
          <w:szCs w:val="24"/>
        </w:rPr>
        <w:t>adresa</w:t>
      </w:r>
      <w:r>
        <w:rPr>
          <w:rFonts w:ascii="Aptos" w:eastAsia="Aptos" w:hAnsi="Aptos" w:cs="Aptos"/>
          <w:b/>
          <w:bCs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47">
        <w:r w:rsidR="008A7085">
          <w:rPr>
            <w:rFonts w:ascii="Aptos" w:eastAsia="Aptos" w:hAnsi="Aptos" w:cs="Aptos"/>
            <w:color w:val="467886"/>
            <w:sz w:val="24"/>
            <w:szCs w:val="24"/>
            <w:u w:val="single"/>
          </w:rPr>
          <w:t>info@tmnt.hr</w:t>
        </w:r>
      </w:hyperlink>
    </w:p>
    <w:p w14:paraId="4C78CEF3" w14:textId="77777777" w:rsidR="00BC0946" w:rsidRDefault="00BC0946" w:rsidP="00BC0946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</w:p>
    <w:p w14:paraId="3AA73D43" w14:textId="77777777" w:rsidR="002918C1" w:rsidRDefault="002918C1" w:rsidP="00BC0946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</w:p>
    <w:p w14:paraId="000000A0" w14:textId="0ADA7AF3" w:rsidR="008A7085" w:rsidRDefault="00F47818" w:rsidP="00BC0946">
      <w:pPr>
        <w:spacing w:after="160" w:line="278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lastRenderedPageBreak/>
        <w:t>Brainster</w:t>
      </w:r>
    </w:p>
    <w:p w14:paraId="000000A1" w14:textId="2FC21898" w:rsidR="008A7085" w:rsidRDefault="00000000" w:rsidP="00BC0946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Brainster je vodeća organizacija za obrazovn</w:t>
      </w:r>
      <w:r w:rsidR="00F47818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tehnologij</w:t>
      </w:r>
      <w:r w:rsidR="00F47818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sa sjedištem u Skoplju, </w:t>
      </w:r>
      <w:r w:rsidR="00F47818">
        <w:rPr>
          <w:rFonts w:ascii="Aptos" w:eastAsia="Aptos" w:hAnsi="Aptos" w:cs="Aptos"/>
          <w:sz w:val="24"/>
          <w:szCs w:val="24"/>
        </w:rPr>
        <w:t xml:space="preserve">u </w:t>
      </w:r>
      <w:r>
        <w:rPr>
          <w:rFonts w:ascii="Aptos" w:eastAsia="Aptos" w:hAnsi="Aptos" w:cs="Aptos"/>
          <w:sz w:val="24"/>
          <w:szCs w:val="24"/>
        </w:rPr>
        <w:t>Sjevern</w:t>
      </w:r>
      <w:r w:rsidR="00F47818">
        <w:rPr>
          <w:rFonts w:ascii="Aptos" w:eastAsia="Aptos" w:hAnsi="Aptos" w:cs="Aptos"/>
          <w:sz w:val="24"/>
          <w:szCs w:val="24"/>
        </w:rPr>
        <w:t>oj</w:t>
      </w:r>
      <w:r>
        <w:rPr>
          <w:rFonts w:ascii="Aptos" w:eastAsia="Aptos" w:hAnsi="Aptos" w:cs="Aptos"/>
          <w:sz w:val="24"/>
          <w:szCs w:val="24"/>
        </w:rPr>
        <w:t xml:space="preserve"> Makedonij</w:t>
      </w:r>
      <w:r w:rsidR="00F47818">
        <w:rPr>
          <w:rFonts w:ascii="Aptos" w:eastAsia="Aptos" w:hAnsi="Aptos" w:cs="Aptos"/>
          <w:sz w:val="24"/>
          <w:szCs w:val="24"/>
        </w:rPr>
        <w:t>i</w:t>
      </w:r>
      <w:r>
        <w:rPr>
          <w:rFonts w:ascii="Aptos" w:eastAsia="Aptos" w:hAnsi="Aptos" w:cs="Aptos"/>
          <w:sz w:val="24"/>
          <w:szCs w:val="24"/>
        </w:rPr>
        <w:t>, osnovana 2015. godine. Kroz praktično</w:t>
      </w:r>
      <w:r w:rsidR="00F47818">
        <w:rPr>
          <w:rFonts w:ascii="Aptos" w:eastAsia="Aptos" w:hAnsi="Aptos" w:cs="Aptos"/>
          <w:sz w:val="24"/>
          <w:szCs w:val="24"/>
        </w:rPr>
        <w:t xml:space="preserve"> obrazovanje usmjereno na potrebe tržišta rada,</w:t>
      </w:r>
      <w:r>
        <w:rPr>
          <w:rFonts w:ascii="Aptos" w:eastAsia="Aptos" w:hAnsi="Aptos" w:cs="Aptos"/>
          <w:sz w:val="24"/>
          <w:szCs w:val="24"/>
        </w:rPr>
        <w:t xml:space="preserve"> Brainster osnažuje pojedince vještinama </w:t>
      </w:r>
      <w:r w:rsidR="005A1195">
        <w:rPr>
          <w:rFonts w:ascii="Aptos" w:eastAsia="Aptos" w:hAnsi="Aptos" w:cs="Aptos"/>
          <w:sz w:val="24"/>
          <w:szCs w:val="24"/>
        </w:rPr>
        <w:t xml:space="preserve">potrebnim </w:t>
      </w:r>
      <w:r>
        <w:rPr>
          <w:rFonts w:ascii="Aptos" w:eastAsia="Aptos" w:hAnsi="Aptos" w:cs="Aptos"/>
          <w:sz w:val="24"/>
          <w:szCs w:val="24"/>
        </w:rPr>
        <w:t>za budućnost u oblastima IT-</w:t>
      </w:r>
      <w:r w:rsidR="005A1195">
        <w:rPr>
          <w:rFonts w:ascii="Aptos" w:eastAsia="Aptos" w:hAnsi="Aptos" w:cs="Aptos"/>
          <w:sz w:val="24"/>
          <w:szCs w:val="24"/>
        </w:rPr>
        <w:t>j</w:t>
      </w:r>
      <w:r>
        <w:rPr>
          <w:rFonts w:ascii="Aptos" w:eastAsia="Aptos" w:hAnsi="Aptos" w:cs="Aptos"/>
          <w:sz w:val="24"/>
          <w:szCs w:val="24"/>
        </w:rPr>
        <w:t>a, vještačke inteligencije, digitalnog marketinga, dizajna i p</w:t>
      </w:r>
      <w:r w:rsidR="005A1195">
        <w:rPr>
          <w:rFonts w:ascii="Aptos" w:eastAsia="Aptos" w:hAnsi="Aptos" w:cs="Aptos"/>
          <w:sz w:val="24"/>
          <w:szCs w:val="24"/>
        </w:rPr>
        <w:t>o</w:t>
      </w:r>
      <w:r>
        <w:rPr>
          <w:rFonts w:ascii="Aptos" w:eastAsia="Aptos" w:hAnsi="Aptos" w:cs="Aptos"/>
          <w:sz w:val="24"/>
          <w:szCs w:val="24"/>
        </w:rPr>
        <w:t xml:space="preserve">duzetništva. Organizacija je </w:t>
      </w:r>
      <w:r w:rsidR="005A1195">
        <w:rPr>
          <w:rFonts w:ascii="Aptos" w:eastAsia="Aptos" w:hAnsi="Aptos" w:cs="Aptos"/>
          <w:sz w:val="24"/>
          <w:szCs w:val="24"/>
        </w:rPr>
        <w:t xml:space="preserve">edukovala </w:t>
      </w:r>
      <w:r>
        <w:rPr>
          <w:rFonts w:ascii="Aptos" w:eastAsia="Aptos" w:hAnsi="Aptos" w:cs="Aptos"/>
          <w:sz w:val="24"/>
          <w:szCs w:val="24"/>
        </w:rPr>
        <w:t xml:space="preserve">više od 14.000 učenika </w:t>
      </w:r>
      <w:r w:rsidR="005A1195">
        <w:rPr>
          <w:rFonts w:ascii="Aptos" w:eastAsia="Aptos" w:hAnsi="Aptos" w:cs="Aptos"/>
          <w:sz w:val="24"/>
          <w:szCs w:val="24"/>
        </w:rPr>
        <w:t>te</w:t>
      </w:r>
      <w:r>
        <w:rPr>
          <w:rFonts w:ascii="Aptos" w:eastAsia="Aptos" w:hAnsi="Aptos" w:cs="Aptos"/>
          <w:sz w:val="24"/>
          <w:szCs w:val="24"/>
        </w:rPr>
        <w:t xml:space="preserve"> razvila inovativna </w:t>
      </w:r>
      <w:r w:rsidR="005A1195">
        <w:rPr>
          <w:rFonts w:ascii="Aptos" w:eastAsia="Aptos" w:hAnsi="Aptos" w:cs="Aptos"/>
          <w:sz w:val="24"/>
          <w:szCs w:val="24"/>
        </w:rPr>
        <w:t xml:space="preserve">digitalna </w:t>
      </w:r>
      <w:r>
        <w:rPr>
          <w:rFonts w:ascii="Aptos" w:eastAsia="Aptos" w:hAnsi="Aptos" w:cs="Aptos"/>
          <w:sz w:val="24"/>
          <w:szCs w:val="24"/>
        </w:rPr>
        <w:t>rješenja za učenje, uključujući vlastiti sistem za upravljanje učenjem i platformu za učenje zasnovanu na vještačkoj inteligenciji.</w:t>
      </w:r>
    </w:p>
    <w:p w14:paraId="000000A3" w14:textId="6B4C6A12" w:rsidR="008A7085" w:rsidRDefault="00000000" w:rsidP="00BC0946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U projektu RE-MIND, Brainster vodi Radni paket 6</w:t>
      </w:r>
      <w:r w:rsidR="005A1195">
        <w:rPr>
          <w:rFonts w:ascii="Aptos" w:eastAsia="Aptos" w:hAnsi="Aptos" w:cs="Aptos"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5A1195">
        <w:rPr>
          <w:rFonts w:ascii="Aptos" w:eastAsia="Aptos" w:hAnsi="Aptos" w:cs="Aptos"/>
          <w:sz w:val="24"/>
          <w:szCs w:val="24"/>
        </w:rPr>
        <w:t>K</w:t>
      </w:r>
      <w:r>
        <w:rPr>
          <w:rFonts w:ascii="Aptos" w:eastAsia="Aptos" w:hAnsi="Aptos" w:cs="Aptos"/>
          <w:sz w:val="24"/>
          <w:szCs w:val="24"/>
        </w:rPr>
        <w:t>omunikacij</w:t>
      </w:r>
      <w:r w:rsidR="005A1195">
        <w:rPr>
          <w:rFonts w:ascii="Aptos" w:eastAsia="Aptos" w:hAnsi="Aptos" w:cs="Aptos"/>
          <w:sz w:val="24"/>
          <w:szCs w:val="24"/>
        </w:rPr>
        <w:t>a</w:t>
      </w:r>
      <w:r>
        <w:rPr>
          <w:rFonts w:ascii="Aptos" w:eastAsia="Aptos" w:hAnsi="Aptos" w:cs="Aptos"/>
          <w:sz w:val="24"/>
          <w:szCs w:val="24"/>
        </w:rPr>
        <w:t xml:space="preserve">, </w:t>
      </w:r>
      <w:r w:rsidR="005A1195">
        <w:rPr>
          <w:rFonts w:ascii="Aptos" w:eastAsia="Aptos" w:hAnsi="Aptos" w:cs="Aptos"/>
          <w:sz w:val="24"/>
          <w:szCs w:val="24"/>
        </w:rPr>
        <w:t xml:space="preserve">širenje rezultata </w:t>
      </w:r>
      <w:r>
        <w:rPr>
          <w:rFonts w:ascii="Aptos" w:eastAsia="Aptos" w:hAnsi="Aptos" w:cs="Aptos"/>
          <w:sz w:val="24"/>
          <w:szCs w:val="24"/>
        </w:rPr>
        <w:t>i održivosti, nadgledajući komunikacijsku strategiju projekta, vizualni identitet, web</w:t>
      </w:r>
      <w:r w:rsidR="005A1195">
        <w:rPr>
          <w:rFonts w:ascii="Aptos" w:eastAsia="Aptos" w:hAnsi="Aptos" w:cs="Aptos"/>
          <w:sz w:val="24"/>
          <w:szCs w:val="24"/>
        </w:rPr>
        <w:t>-</w:t>
      </w:r>
      <w:r>
        <w:rPr>
          <w:rFonts w:ascii="Aptos" w:eastAsia="Aptos" w:hAnsi="Aptos" w:cs="Aptos"/>
          <w:sz w:val="24"/>
          <w:szCs w:val="24"/>
        </w:rPr>
        <w:t xml:space="preserve">stranicu, društvene </w:t>
      </w:r>
      <w:r w:rsidR="005A1195">
        <w:rPr>
          <w:rFonts w:ascii="Aptos" w:eastAsia="Aptos" w:hAnsi="Aptos" w:cs="Aptos"/>
          <w:sz w:val="24"/>
          <w:szCs w:val="24"/>
        </w:rPr>
        <w:t xml:space="preserve">mreže </w:t>
      </w:r>
      <w:r>
        <w:rPr>
          <w:rFonts w:ascii="Aptos" w:eastAsia="Aptos" w:hAnsi="Aptos" w:cs="Aptos"/>
          <w:sz w:val="24"/>
          <w:szCs w:val="24"/>
        </w:rPr>
        <w:t>i angaž</w:t>
      </w:r>
      <w:r w:rsidR="005A1195">
        <w:rPr>
          <w:rFonts w:ascii="Aptos" w:eastAsia="Aptos" w:hAnsi="Aptos" w:cs="Aptos"/>
          <w:sz w:val="24"/>
          <w:szCs w:val="24"/>
        </w:rPr>
        <w:t>iranje</w:t>
      </w:r>
      <w:r>
        <w:rPr>
          <w:rFonts w:ascii="Aptos" w:eastAsia="Aptos" w:hAnsi="Aptos" w:cs="Aptos"/>
          <w:sz w:val="24"/>
          <w:szCs w:val="24"/>
        </w:rPr>
        <w:t xml:space="preserve"> zainteres</w:t>
      </w:r>
      <w:r w:rsidR="005A1195">
        <w:rPr>
          <w:rFonts w:ascii="Aptos" w:eastAsia="Aptos" w:hAnsi="Aptos" w:cs="Aptos"/>
          <w:sz w:val="24"/>
          <w:szCs w:val="24"/>
        </w:rPr>
        <w:t>ovanih</w:t>
      </w:r>
      <w:r>
        <w:rPr>
          <w:rFonts w:ascii="Aptos" w:eastAsia="Aptos" w:hAnsi="Aptos" w:cs="Aptos"/>
          <w:sz w:val="24"/>
          <w:szCs w:val="24"/>
        </w:rPr>
        <w:t xml:space="preserve"> strana. Brainster također doprinosi razvoju </w:t>
      </w:r>
      <w:r w:rsidR="005A1195">
        <w:rPr>
          <w:rFonts w:ascii="Aptos" w:eastAsia="Aptos" w:hAnsi="Aptos" w:cs="Aptos"/>
          <w:sz w:val="24"/>
          <w:szCs w:val="24"/>
        </w:rPr>
        <w:t xml:space="preserve">pametnog </w:t>
      </w:r>
      <w:r>
        <w:rPr>
          <w:rFonts w:ascii="Aptos" w:eastAsia="Aptos" w:hAnsi="Aptos" w:cs="Aptos"/>
          <w:sz w:val="24"/>
          <w:szCs w:val="24"/>
        </w:rPr>
        <w:t>ekosistema učenja podržavajući okvir za mikro-akreditacije i institucionaln</w:t>
      </w:r>
      <w:r w:rsidR="0094519E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="0094519E">
        <w:rPr>
          <w:rFonts w:ascii="Aptos" w:eastAsia="Aptos" w:hAnsi="Aptos" w:cs="Aptos"/>
          <w:sz w:val="24"/>
          <w:szCs w:val="24"/>
        </w:rPr>
        <w:t>podršku</w:t>
      </w:r>
      <w:r>
        <w:rPr>
          <w:rFonts w:ascii="Aptos" w:eastAsia="Aptos" w:hAnsi="Aptos" w:cs="Aptos"/>
          <w:sz w:val="24"/>
          <w:szCs w:val="24"/>
        </w:rPr>
        <w:t xml:space="preserve">. </w:t>
      </w:r>
      <w:r w:rsidR="0094519E">
        <w:rPr>
          <w:rFonts w:ascii="Aptos" w:eastAsia="Aptos" w:hAnsi="Aptos" w:cs="Aptos"/>
          <w:sz w:val="24"/>
          <w:szCs w:val="24"/>
        </w:rPr>
        <w:t>Zahvaljujući</w:t>
      </w:r>
      <w:r>
        <w:rPr>
          <w:rFonts w:ascii="Aptos" w:eastAsia="Aptos" w:hAnsi="Aptos" w:cs="Aptos"/>
          <w:sz w:val="24"/>
          <w:szCs w:val="24"/>
        </w:rPr>
        <w:t xml:space="preserve"> bogat</w:t>
      </w:r>
      <w:r w:rsidR="0094519E">
        <w:rPr>
          <w:rFonts w:ascii="Aptos" w:eastAsia="Aptos" w:hAnsi="Aptos" w:cs="Aptos"/>
          <w:sz w:val="24"/>
          <w:szCs w:val="24"/>
        </w:rPr>
        <w:t>om</w:t>
      </w:r>
      <w:r>
        <w:rPr>
          <w:rFonts w:ascii="Aptos" w:eastAsia="Aptos" w:hAnsi="Aptos" w:cs="Aptos"/>
          <w:sz w:val="24"/>
          <w:szCs w:val="24"/>
        </w:rPr>
        <w:t xml:space="preserve"> iskustv</w:t>
      </w:r>
      <w:r w:rsidR="0094519E">
        <w:rPr>
          <w:rFonts w:ascii="Aptos" w:eastAsia="Aptos" w:hAnsi="Aptos" w:cs="Aptos"/>
          <w:sz w:val="24"/>
          <w:szCs w:val="24"/>
        </w:rPr>
        <w:t>u</w:t>
      </w:r>
      <w:r>
        <w:rPr>
          <w:rFonts w:ascii="Aptos" w:eastAsia="Aptos" w:hAnsi="Aptos" w:cs="Aptos"/>
          <w:sz w:val="24"/>
          <w:szCs w:val="24"/>
        </w:rPr>
        <w:t xml:space="preserve"> u digitalnom obrazovanju, tehnologijama </w:t>
      </w:r>
      <w:r w:rsidR="0094519E">
        <w:rPr>
          <w:rFonts w:ascii="Aptos" w:eastAsia="Aptos" w:hAnsi="Aptos" w:cs="Aptos"/>
          <w:sz w:val="24"/>
          <w:szCs w:val="24"/>
        </w:rPr>
        <w:t xml:space="preserve">za </w:t>
      </w:r>
      <w:r>
        <w:rPr>
          <w:rFonts w:ascii="Aptos" w:eastAsia="Aptos" w:hAnsi="Aptos" w:cs="Aptos"/>
          <w:sz w:val="24"/>
          <w:szCs w:val="24"/>
        </w:rPr>
        <w:t>učenj</w:t>
      </w:r>
      <w:r w:rsidR="0094519E">
        <w:rPr>
          <w:rFonts w:ascii="Aptos" w:eastAsia="Aptos" w:hAnsi="Aptos" w:cs="Aptos"/>
          <w:sz w:val="24"/>
          <w:szCs w:val="24"/>
        </w:rPr>
        <w:t>e</w:t>
      </w:r>
      <w:r>
        <w:rPr>
          <w:rFonts w:ascii="Aptos" w:eastAsia="Aptos" w:hAnsi="Aptos" w:cs="Aptos"/>
          <w:sz w:val="24"/>
          <w:szCs w:val="24"/>
        </w:rPr>
        <w:t>, komunikacijskim kampanjama i evropskim projektima saradnje, Brainster osigurava široku vidljivost</w:t>
      </w:r>
      <w:r w:rsidR="0094519E">
        <w:rPr>
          <w:rFonts w:ascii="Aptos" w:eastAsia="Aptos" w:hAnsi="Aptos" w:cs="Aptos"/>
          <w:sz w:val="24"/>
          <w:szCs w:val="24"/>
        </w:rPr>
        <w:t xml:space="preserve"> projektnih rezultata</w:t>
      </w:r>
      <w:r>
        <w:rPr>
          <w:rFonts w:ascii="Aptos" w:eastAsia="Aptos" w:hAnsi="Aptos" w:cs="Aptos"/>
          <w:sz w:val="24"/>
          <w:szCs w:val="24"/>
        </w:rPr>
        <w:t xml:space="preserve">, </w:t>
      </w:r>
      <w:r w:rsidR="0094519E">
        <w:rPr>
          <w:rFonts w:ascii="Aptos" w:eastAsia="Aptos" w:hAnsi="Aptos" w:cs="Aptos"/>
          <w:sz w:val="24"/>
          <w:szCs w:val="24"/>
        </w:rPr>
        <w:t xml:space="preserve">njihovu </w:t>
      </w:r>
      <w:r>
        <w:rPr>
          <w:rFonts w:ascii="Aptos" w:eastAsia="Aptos" w:hAnsi="Aptos" w:cs="Aptos"/>
          <w:sz w:val="24"/>
          <w:szCs w:val="24"/>
        </w:rPr>
        <w:t>dugoročnu održivost i značajan utjecaj širom Evrope.</w:t>
      </w:r>
    </w:p>
    <w:p w14:paraId="000000A4" w14:textId="5DEF0D18" w:rsidR="008A7085" w:rsidRDefault="00000000" w:rsidP="00BC0946">
      <w:pPr>
        <w:spacing w:after="160" w:line="278" w:lineRule="auto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Kontakt</w:t>
      </w:r>
    </w:p>
    <w:p w14:paraId="000000A5" w14:textId="72F2329D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BC0946">
        <w:rPr>
          <w:rFonts w:ascii="Aptos" w:eastAsia="Aptos" w:hAnsi="Aptos" w:cs="Aptos"/>
          <w:b/>
          <w:bCs/>
          <w:sz w:val="24"/>
          <w:szCs w:val="24"/>
        </w:rPr>
        <w:t>Web</w:t>
      </w:r>
      <w:r w:rsidR="0094519E" w:rsidRPr="00BC0946">
        <w:rPr>
          <w:rFonts w:ascii="Aptos" w:eastAsia="Aptos" w:hAnsi="Aptos" w:cs="Aptos"/>
          <w:b/>
          <w:bCs/>
          <w:sz w:val="24"/>
          <w:szCs w:val="24"/>
        </w:rPr>
        <w:t>-</w:t>
      </w:r>
      <w:r w:rsidRPr="00BC0946">
        <w:rPr>
          <w:rFonts w:ascii="Aptos" w:eastAsia="Aptos" w:hAnsi="Aptos" w:cs="Aptos"/>
          <w:b/>
          <w:bCs/>
          <w:sz w:val="24"/>
          <w:szCs w:val="24"/>
        </w:rPr>
        <w:t xml:space="preserve">stranica: </w:t>
      </w:r>
      <w:hyperlink r:id="rId48" w:history="1">
        <w:r w:rsidR="00BC0946" w:rsidRPr="00BC0946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https://ai.brainster.co/</w:t>
        </w:r>
      </w:hyperlink>
      <w:r w:rsidR="00BC0946" w:rsidRPr="00BC0946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A6" w14:textId="46A96DFC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BC0946">
        <w:rPr>
          <w:rFonts w:ascii="Aptos" w:eastAsia="Aptos" w:hAnsi="Aptos" w:cs="Aptos"/>
          <w:b/>
          <w:bCs/>
          <w:sz w:val="24"/>
          <w:szCs w:val="24"/>
        </w:rPr>
        <w:t>F</w:t>
      </w:r>
      <w:r w:rsidR="0094519E" w:rsidRPr="00BC0946">
        <w:rPr>
          <w:rFonts w:ascii="Aptos" w:eastAsia="Aptos" w:hAnsi="Aptos" w:cs="Aptos"/>
          <w:b/>
          <w:bCs/>
          <w:sz w:val="24"/>
          <w:szCs w:val="24"/>
        </w:rPr>
        <w:t>acebook</w:t>
      </w:r>
      <w:r w:rsidRPr="00BC0946">
        <w:rPr>
          <w:rFonts w:ascii="Aptos" w:eastAsia="Aptos" w:hAnsi="Aptos" w:cs="Aptos"/>
          <w:b/>
          <w:bCs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t xml:space="preserve"> </w:t>
      </w:r>
      <w:hyperlink r:id="rId49" w:history="1">
        <w:r w:rsidR="00BC0946" w:rsidRPr="00BC0946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https://www.facebook.com/aiatworkai</w:t>
        </w:r>
      </w:hyperlink>
      <w:r w:rsidR="00BC0946" w:rsidRPr="00BC0946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A7" w14:textId="6EADA7AA" w:rsidR="008A7085" w:rsidRDefault="00000000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  <w:r w:rsidRPr="00BC0946">
        <w:rPr>
          <w:rFonts w:ascii="Aptos" w:eastAsia="Aptos" w:hAnsi="Aptos" w:cs="Aptos"/>
          <w:b/>
          <w:bCs/>
          <w:sz w:val="24"/>
          <w:szCs w:val="24"/>
        </w:rPr>
        <w:t xml:space="preserve">Instagram: </w:t>
      </w:r>
      <w:hyperlink r:id="rId50" w:history="1">
        <w:r w:rsidR="00BC0946" w:rsidRPr="00BC0946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https://www.instagram.com/brainster.mk/</w:t>
        </w:r>
      </w:hyperlink>
      <w:r w:rsidR="00BC0946" w:rsidRPr="00BC0946">
        <w:rPr>
          <w:rFonts w:ascii="Aptos" w:eastAsia="Aptos" w:hAnsi="Aptos" w:cs="Aptos"/>
          <w:color w:val="31849B" w:themeColor="accent5" w:themeShade="BF"/>
          <w:sz w:val="24"/>
          <w:szCs w:val="24"/>
        </w:rPr>
        <w:t xml:space="preserve"> </w:t>
      </w:r>
    </w:p>
    <w:p w14:paraId="000000A8" w14:textId="607574C7" w:rsidR="008A7085" w:rsidRPr="00BC0946" w:rsidRDefault="00000000">
      <w:pPr>
        <w:spacing w:after="160" w:line="278" w:lineRule="auto"/>
        <w:ind w:firstLine="360"/>
        <w:rPr>
          <w:rFonts w:ascii="Aptos" w:eastAsia="Aptos" w:hAnsi="Aptos" w:cs="Aptos"/>
          <w:color w:val="31849B" w:themeColor="accent5" w:themeShade="BF"/>
          <w:sz w:val="24"/>
          <w:szCs w:val="24"/>
        </w:rPr>
      </w:pPr>
      <w:r w:rsidRPr="00BC0946">
        <w:rPr>
          <w:rFonts w:ascii="Aptos" w:eastAsia="Aptos" w:hAnsi="Aptos" w:cs="Aptos"/>
          <w:b/>
          <w:bCs/>
          <w:sz w:val="24"/>
          <w:szCs w:val="24"/>
        </w:rPr>
        <w:t>LinkedIn:</w:t>
      </w:r>
      <w:r w:rsidR="00BC0946">
        <w:rPr>
          <w:rFonts w:ascii="Aptos" w:eastAsia="Aptos" w:hAnsi="Aptos" w:cs="Aptos"/>
          <w:sz w:val="24"/>
          <w:szCs w:val="24"/>
        </w:rPr>
        <w:t xml:space="preserve"> </w:t>
      </w:r>
      <w:hyperlink r:id="rId51" w:history="1">
        <w:r w:rsidR="00BC0946" w:rsidRPr="00BC0946">
          <w:rPr>
            <w:rStyle w:val="Hyperlink"/>
            <w:rFonts w:ascii="Aptos" w:eastAsia="Aptos" w:hAnsi="Aptos" w:cs="Aptos"/>
            <w:color w:val="31849B" w:themeColor="accent5" w:themeShade="BF"/>
            <w:sz w:val="24"/>
            <w:szCs w:val="24"/>
          </w:rPr>
          <w:t>https://www.linkedin.com/school/10174502/admin/dashboard/</w:t>
        </w:r>
      </w:hyperlink>
    </w:p>
    <w:p w14:paraId="000000A9" w14:textId="77777777" w:rsidR="008A7085" w:rsidRDefault="008A7085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</w:p>
    <w:p w14:paraId="000000AA" w14:textId="77777777" w:rsidR="008A7085" w:rsidRDefault="008A7085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</w:p>
    <w:p w14:paraId="000000AB" w14:textId="77777777" w:rsidR="008A7085" w:rsidRDefault="008A7085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</w:p>
    <w:p w14:paraId="000000AC" w14:textId="77777777" w:rsidR="008A7085" w:rsidRDefault="008A7085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</w:p>
    <w:p w14:paraId="000000AD" w14:textId="77777777" w:rsidR="008A7085" w:rsidRDefault="008A7085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</w:p>
    <w:p w14:paraId="000000AE" w14:textId="77777777" w:rsidR="008A7085" w:rsidRDefault="008A7085">
      <w:pPr>
        <w:spacing w:after="160" w:line="278" w:lineRule="auto"/>
        <w:ind w:firstLine="360"/>
        <w:rPr>
          <w:rFonts w:ascii="Aptos" w:eastAsia="Aptos" w:hAnsi="Aptos" w:cs="Aptos"/>
          <w:sz w:val="24"/>
          <w:szCs w:val="24"/>
        </w:rPr>
      </w:pPr>
    </w:p>
    <w:p w14:paraId="000000AF" w14:textId="77777777" w:rsidR="008A7085" w:rsidRDefault="008A7085"/>
    <w:sectPr w:rsidR="008A70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DCF0110-C5D0-43AE-89FA-B36CD2627B87}"/>
    <w:embedBold r:id="rId2" w:fontKey="{2EC7B114-04D6-469A-99CE-98539248D56E}"/>
    <w:embedItalic r:id="rId3" w:fontKey="{E80B53C3-9A79-47F2-8DE6-69C0610F9E0A}"/>
  </w:font>
  <w:font w:name="Noto Sans Symbols">
    <w:charset w:val="00"/>
    <w:family w:val="auto"/>
    <w:pitch w:val="default"/>
    <w:embedRegular r:id="rId4" w:fontKey="{C88C166E-85D1-4B92-B880-3684BC8D1C3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E95B784-3E95-47DC-8F36-418CA97C07D3}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  <w:embedRegular r:id="rId6" w:fontKey="{57B972AE-4DA6-4E97-BD3D-92704380E2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04CF4C7-C3FE-41B2-BDF7-8E52B7C4DB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32A"/>
    <w:multiLevelType w:val="multilevel"/>
    <w:tmpl w:val="54C810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2E245CFD"/>
    <w:multiLevelType w:val="multilevel"/>
    <w:tmpl w:val="4784F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182285458">
    <w:abstractNumId w:val="1"/>
  </w:num>
  <w:num w:numId="2" w16cid:durableId="189996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jana Bojkovic">
    <w15:presenceInfo w15:providerId="Windows Live" w15:userId="8fb90342b9bd51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085"/>
    <w:rsid w:val="00030E20"/>
    <w:rsid w:val="00085E22"/>
    <w:rsid w:val="000E57A9"/>
    <w:rsid w:val="00150626"/>
    <w:rsid w:val="00196706"/>
    <w:rsid w:val="001A17C6"/>
    <w:rsid w:val="001A5191"/>
    <w:rsid w:val="001B7C8A"/>
    <w:rsid w:val="001C27E8"/>
    <w:rsid w:val="001C2CA6"/>
    <w:rsid w:val="001E4B34"/>
    <w:rsid w:val="001E7871"/>
    <w:rsid w:val="001F7E80"/>
    <w:rsid w:val="002918C1"/>
    <w:rsid w:val="002E4FF0"/>
    <w:rsid w:val="002F02B9"/>
    <w:rsid w:val="00321A4A"/>
    <w:rsid w:val="00327A5D"/>
    <w:rsid w:val="0036316F"/>
    <w:rsid w:val="004307E6"/>
    <w:rsid w:val="00431BBD"/>
    <w:rsid w:val="0049008E"/>
    <w:rsid w:val="004B021D"/>
    <w:rsid w:val="00554DA7"/>
    <w:rsid w:val="005A1195"/>
    <w:rsid w:val="005F011D"/>
    <w:rsid w:val="005F3557"/>
    <w:rsid w:val="00615DD3"/>
    <w:rsid w:val="00627605"/>
    <w:rsid w:val="00651F3D"/>
    <w:rsid w:val="006775C5"/>
    <w:rsid w:val="006804B2"/>
    <w:rsid w:val="006F0568"/>
    <w:rsid w:val="006F2800"/>
    <w:rsid w:val="00722CEF"/>
    <w:rsid w:val="0078246A"/>
    <w:rsid w:val="007D5F17"/>
    <w:rsid w:val="008A3CF7"/>
    <w:rsid w:val="008A7085"/>
    <w:rsid w:val="008D72AB"/>
    <w:rsid w:val="008E61E1"/>
    <w:rsid w:val="00924E55"/>
    <w:rsid w:val="00927A97"/>
    <w:rsid w:val="0094519E"/>
    <w:rsid w:val="009A006A"/>
    <w:rsid w:val="009B5FCE"/>
    <w:rsid w:val="009C44B1"/>
    <w:rsid w:val="00A210C8"/>
    <w:rsid w:val="00AD0838"/>
    <w:rsid w:val="00AD3E74"/>
    <w:rsid w:val="00AF5F26"/>
    <w:rsid w:val="00B96908"/>
    <w:rsid w:val="00BA60BD"/>
    <w:rsid w:val="00BB0BC3"/>
    <w:rsid w:val="00BC0946"/>
    <w:rsid w:val="00BD5F83"/>
    <w:rsid w:val="00BF6CBF"/>
    <w:rsid w:val="00C03853"/>
    <w:rsid w:val="00CB667B"/>
    <w:rsid w:val="00CC276A"/>
    <w:rsid w:val="00D04D6D"/>
    <w:rsid w:val="00D3046B"/>
    <w:rsid w:val="00D31B95"/>
    <w:rsid w:val="00E658AC"/>
    <w:rsid w:val="00E83515"/>
    <w:rsid w:val="00E86EDE"/>
    <w:rsid w:val="00EE02CA"/>
    <w:rsid w:val="00F10CD4"/>
    <w:rsid w:val="00F47818"/>
    <w:rsid w:val="00F65CA5"/>
    <w:rsid w:val="00FB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28E8"/>
  <w15:docId w15:val="{0311CD88-994C-44FA-82AE-EE31CA12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s" w:eastAsia="zh-CN" w:bidi="my-MM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C03853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1E78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gram.com/sveucilistealgebrabernays/" TargetMode="External"/><Relationship Id="rId18" Type="http://schemas.openxmlformats.org/officeDocument/2006/relationships/hyperlink" Target="https://www.facebook.com/archiviodellamemoria.page" TargetMode="External"/><Relationship Id="rId26" Type="http://schemas.openxmlformats.org/officeDocument/2006/relationships/hyperlink" Target="https://cwep.eu/" TargetMode="External"/><Relationship Id="rId39" Type="http://schemas.openxmlformats.org/officeDocument/2006/relationships/hyperlink" Target="https://www.youtube.com/@bitolamuseum4397" TargetMode="External"/><Relationship Id="rId21" Type="http://schemas.openxmlformats.org/officeDocument/2006/relationships/hyperlink" Target="https://headleyseefund.org/" TargetMode="External"/><Relationship Id="rId34" Type="http://schemas.openxmlformats.org/officeDocument/2006/relationships/hyperlink" Target="https://www.muzejvojvodine.org.rs/" TargetMode="External"/><Relationship Id="rId42" Type="http://schemas.openxmlformats.org/officeDocument/2006/relationships/hyperlink" Target="https://fad.fondazionescuolapatrimonio.it/" TargetMode="External"/><Relationship Id="rId47" Type="http://schemas.openxmlformats.org/officeDocument/2006/relationships/hyperlink" Target="mailto:info@tmnt.hr" TargetMode="External"/><Relationship Id="rId50" Type="http://schemas.openxmlformats.org/officeDocument/2006/relationships/hyperlink" Target="https://www.instagram.com/brainster.mk/" TargetMode="External"/><Relationship Id="rId7" Type="http://schemas.openxmlformats.org/officeDocument/2006/relationships/hyperlink" Target="https://www.facebook.com/mindseurope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archiviodellamemoria.it" TargetMode="External"/><Relationship Id="rId29" Type="http://schemas.openxmlformats.org/officeDocument/2006/relationships/hyperlink" Target="https://www.linkedin.com/company/cwep/posts/?feedView=all" TargetMode="External"/><Relationship Id="rId11" Type="http://schemas.openxmlformats.org/officeDocument/2006/relationships/hyperlink" Target="https://www.linkedin.com/school/algebra-university/" TargetMode="External"/><Relationship Id="rId24" Type="http://schemas.openxmlformats.org/officeDocument/2006/relationships/hyperlink" Target="https://www.instagram.com/balkanmuseumnetwork/" TargetMode="External"/><Relationship Id="rId32" Type="http://schemas.openxmlformats.org/officeDocument/2006/relationships/hyperlink" Target="https://www.instagram.com/zavodkoda/" TargetMode="External"/><Relationship Id="rId37" Type="http://schemas.openxmlformats.org/officeDocument/2006/relationships/hyperlink" Target="https://muzejbitola.mk/" TargetMode="External"/><Relationship Id="rId40" Type="http://schemas.openxmlformats.org/officeDocument/2006/relationships/hyperlink" Target="mailto:info@muzejbitola.mk" TargetMode="External"/><Relationship Id="rId45" Type="http://schemas.openxmlformats.org/officeDocument/2006/relationships/hyperlink" Target="https://www.facebook.com/profile.php?id=100064737703702" TargetMode="External"/><Relationship Id="rId53" Type="http://schemas.microsoft.com/office/2011/relationships/people" Target="people.xml"/><Relationship Id="rId5" Type="http://schemas.openxmlformats.org/officeDocument/2006/relationships/hyperlink" Target="https://mindseurope.com/" TargetMode="External"/><Relationship Id="rId10" Type="http://schemas.openxmlformats.org/officeDocument/2006/relationships/hyperlink" Target="https://www.algebra.hr/sveuciliste/" TargetMode="External"/><Relationship Id="rId19" Type="http://schemas.openxmlformats.org/officeDocument/2006/relationships/hyperlink" Target="https://www.linkedin.com/company/archivio-della-memoria" TargetMode="External"/><Relationship Id="rId31" Type="http://schemas.openxmlformats.org/officeDocument/2006/relationships/hyperlink" Target="https://kodadigital.org/" TargetMode="External"/><Relationship Id="rId44" Type="http://schemas.openxmlformats.org/officeDocument/2006/relationships/hyperlink" Target="http://tmnt.hr/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office@mindseurope.com" TargetMode="External"/><Relationship Id="rId14" Type="http://schemas.openxmlformats.org/officeDocument/2006/relationships/hyperlink" Target="https://www.tiktok.com/@algebrabernaysuniversity?lang=en" TargetMode="External"/><Relationship Id="rId22" Type="http://schemas.openxmlformats.org/officeDocument/2006/relationships/hyperlink" Target="https://www.facebook.com/BalkanMuseumNetwork" TargetMode="External"/><Relationship Id="rId27" Type="http://schemas.openxmlformats.org/officeDocument/2006/relationships/hyperlink" Target="https://www.facebook.com/CWEP.EU?locale=pl_PL" TargetMode="External"/><Relationship Id="rId30" Type="http://schemas.openxmlformats.org/officeDocument/2006/relationships/hyperlink" Target="mailto:office@cwep.eu" TargetMode="External"/><Relationship Id="rId35" Type="http://schemas.openxmlformats.org/officeDocument/2006/relationships/hyperlink" Target="https://www.facebook.com/MuseumofVojvodina/" TargetMode="External"/><Relationship Id="rId43" Type="http://schemas.openxmlformats.org/officeDocument/2006/relationships/hyperlink" Target="https://www.linkedin.com/company/scuola-patrimonio" TargetMode="External"/><Relationship Id="rId48" Type="http://schemas.openxmlformats.org/officeDocument/2006/relationships/hyperlink" Target="https://ai.brainster.co/" TargetMode="External"/><Relationship Id="rId8" Type="http://schemas.openxmlformats.org/officeDocument/2006/relationships/hyperlink" Target="https://www.instagram.com/mindseurope/" TargetMode="External"/><Relationship Id="rId51" Type="http://schemas.openxmlformats.org/officeDocument/2006/relationships/hyperlink" Target="https://www.linkedin.com/school/10174502/admin/dashboard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acebook.com/sveucilistealgebrabernays/" TargetMode="External"/><Relationship Id="rId17" Type="http://schemas.openxmlformats.org/officeDocument/2006/relationships/hyperlink" Target="https://www.linkedin.com/company/archivio-della-memoria" TargetMode="External"/><Relationship Id="rId25" Type="http://schemas.openxmlformats.org/officeDocument/2006/relationships/hyperlink" Target="https://www.youtube.com/@balkanmuseumnetwork6493" TargetMode="External"/><Relationship Id="rId33" Type="http://schemas.openxmlformats.org/officeDocument/2006/relationships/hyperlink" Target="https://www.facebook.com/zavodkoda" TargetMode="External"/><Relationship Id="rId38" Type="http://schemas.openxmlformats.org/officeDocument/2006/relationships/hyperlink" Target="https://www.facebook.com/MuzejBitolaMuseum" TargetMode="External"/><Relationship Id="rId46" Type="http://schemas.openxmlformats.org/officeDocument/2006/relationships/hyperlink" Target="https://www.instagram.com/tehnicki.muzej.nikola.tesla/" TargetMode="External"/><Relationship Id="rId20" Type="http://schemas.openxmlformats.org/officeDocument/2006/relationships/hyperlink" Target="mailto:info@archiviodellamemoria.it" TargetMode="External"/><Relationship Id="rId41" Type="http://schemas.openxmlformats.org/officeDocument/2006/relationships/hyperlink" Target="https://www.fondazionescuolapatrimonio.it/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company/101657100" TargetMode="External"/><Relationship Id="rId15" Type="http://schemas.openxmlformats.org/officeDocument/2006/relationships/hyperlink" Target="https://www.youtube.com/@SveucilisteAlgebraBernays" TargetMode="External"/><Relationship Id="rId23" Type="http://schemas.openxmlformats.org/officeDocument/2006/relationships/hyperlink" Target="https://www.linkedin.com/in/balkan-museum-network-4043651b0/" TargetMode="External"/><Relationship Id="rId28" Type="http://schemas.openxmlformats.org/officeDocument/2006/relationships/hyperlink" Target="https://www.instagram.com/cwep_association/" TargetMode="External"/><Relationship Id="rId36" Type="http://schemas.openxmlformats.org/officeDocument/2006/relationships/hyperlink" Target="https://www.instagram.com/muzejvojvodine/?hl=en" TargetMode="External"/><Relationship Id="rId49" Type="http://schemas.openxmlformats.org/officeDocument/2006/relationships/hyperlink" Target="https://www.facebook.com/aiatworkai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16</Pages>
  <Words>5665</Words>
  <Characters>32291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Bojana Bojkovic</dc:creator>
  <cp:lastModifiedBy>Bojana Bojkovic</cp:lastModifiedBy>
  <cp:revision>6</cp:revision>
  <dcterms:created xsi:type="dcterms:W3CDTF">2026-07-20T20:17:00Z</dcterms:created>
  <dcterms:modified xsi:type="dcterms:W3CDTF">2026-07-20T23:00:00Z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124213f0-22e2-40f1-b539-9a78d0c00c08</vt:lpwstr>
  </property>
</Properties>
</file>